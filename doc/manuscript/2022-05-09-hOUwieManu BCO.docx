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1068B" w14:textId="77777777" w:rsidR="00602449" w:rsidRDefault="00602449" w:rsidP="00F36D63">
      <w:pPr>
        <w:pStyle w:val="JamesManuscriptBody"/>
        <w:jc w:val="center"/>
      </w:pPr>
    </w:p>
    <w:p w14:paraId="1C067A20" w14:textId="77777777" w:rsidR="00602449" w:rsidRDefault="00602449" w:rsidP="00F36D63">
      <w:pPr>
        <w:pStyle w:val="JamesManuscriptBody"/>
        <w:jc w:val="center"/>
      </w:pPr>
    </w:p>
    <w:p w14:paraId="079D0B31" w14:textId="6E3901C9" w:rsidR="00DA023E" w:rsidRPr="00602449" w:rsidRDefault="00202FBD" w:rsidP="00F36D63">
      <w:pPr>
        <w:pStyle w:val="JamesManuscriptBody"/>
        <w:jc w:val="center"/>
        <w:rPr>
          <w:b/>
          <w:bCs/>
        </w:rPr>
      </w:pPr>
      <w:r w:rsidRPr="00602449">
        <w:rPr>
          <w:b/>
          <w:bCs/>
        </w:rPr>
        <w:t xml:space="preserve">Jointly Modeling </w:t>
      </w:r>
      <w:r w:rsidR="00FF2A70" w:rsidRPr="00602449">
        <w:rPr>
          <w:b/>
          <w:bCs/>
        </w:rPr>
        <w:t xml:space="preserve">the Evolution of </w:t>
      </w:r>
      <w:r w:rsidRPr="00602449">
        <w:rPr>
          <w:b/>
          <w:bCs/>
        </w:rPr>
        <w:t xml:space="preserve">Discrete and Continuous Traits </w:t>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pPr>
    </w:p>
    <w:p w14:paraId="0FD7B61F" w14:textId="77777777" w:rsidR="002128D1" w:rsidRPr="002128D1" w:rsidRDefault="00DA023E" w:rsidP="00F36D63">
      <w:pPr>
        <w:pStyle w:val="JamesManuscriptBody"/>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pPr>
    </w:p>
    <w:p w14:paraId="65E87368" w14:textId="536AE486" w:rsidR="00F36D63" w:rsidRDefault="00F36D63" w:rsidP="00F36D63">
      <w:pPr>
        <w:pStyle w:val="JamesManuscriptBody"/>
        <w:sectPr w:rsidR="00F36D63" w:rsidSect="002128D1">
          <w:pgSz w:w="12240" w:h="15840"/>
          <w:pgMar w:top="1440" w:right="1440" w:bottom="1440" w:left="1440" w:header="708" w:footer="708" w:gutter="0"/>
          <w:lnNumType w:countBy="1" w:restart="continuous"/>
          <w:cols w:space="708"/>
          <w:docGrid w:linePitch="360"/>
        </w:sectPr>
      </w:pPr>
      <w:r>
        <w:t>Key words: rate variation</w:t>
      </w:r>
      <w:r w:rsidR="00BF12A3">
        <w:t>, Ornstein-</w:t>
      </w:r>
      <w:proofErr w:type="spellStart"/>
      <w:r w:rsidR="00BF12A3">
        <w:t>Uhlenbeck</w:t>
      </w:r>
      <w:proofErr w:type="spellEnd"/>
      <w:r w:rsidR="00BF12A3">
        <w:t>, hidden rates, character-dependent, character-independent, discrete character, continuous character, phylogenetic comparative methods</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19D87D46" w14:textId="5E9CA759" w:rsidR="00671DD7" w:rsidRDefault="00602449" w:rsidP="00F36D63">
      <w:pPr>
        <w:pStyle w:val="JamesManuscriptBody"/>
      </w:pPr>
      <w:r w:rsidRPr="006E737B">
        <w:t>Whether</w:t>
      </w:r>
      <w:r w:rsidR="00FC1B8A" w:rsidRPr="00746842">
        <w:t xml:space="preserve"> </w:t>
      </w:r>
      <w:r w:rsidR="0089491D" w:rsidRPr="00746842">
        <w:t>modeling</w:t>
      </w:r>
      <w:r w:rsidR="00FC1B8A" w:rsidRPr="00746842">
        <w:t xml:space="preserve"> the evolution of </w:t>
      </w:r>
      <w:r w:rsidR="009E4C3F">
        <w:t xml:space="preserve">a </w:t>
      </w:r>
      <w:r w:rsidR="00FC1B8A" w:rsidRPr="00746842">
        <w:t>discrete or continuous</w:t>
      </w:r>
      <w:r w:rsidR="0049661A" w:rsidRPr="00746842">
        <w:t xml:space="preserve"> </w:t>
      </w:r>
      <w:r w:rsidR="00FC1B8A" w:rsidRPr="00746842">
        <w:t>character</w:t>
      </w:r>
      <w:r w:rsidRPr="006E737B">
        <w:t>,</w:t>
      </w:r>
      <w:r w:rsidR="0089491D" w:rsidRPr="00746842">
        <w:t xml:space="preserve"> </w:t>
      </w:r>
      <w:r w:rsidRPr="006E737B">
        <w:t xml:space="preserve">the focal trait of interest </w:t>
      </w:r>
      <w:r w:rsidR="0089491D" w:rsidRPr="00746842">
        <w:t>do</w:t>
      </w:r>
      <w:r w:rsidRPr="006E737B">
        <w:t>es</w:t>
      </w:r>
      <w:r w:rsidR="0089491D" w:rsidRPr="00746842">
        <w:t xml:space="preserve"> not evolve in isolation</w:t>
      </w:r>
      <w:r w:rsidRPr="006E737B">
        <w:t>, which</w:t>
      </w:r>
      <w:r w:rsidR="0089491D" w:rsidRPr="00746842">
        <w:t xml:space="preserve"> require</w:t>
      </w:r>
      <w:r w:rsidRPr="006E737B">
        <w:t>s</w:t>
      </w:r>
      <w:r w:rsidR="0089491D" w:rsidRPr="00746842">
        <w:t xml:space="preserve"> comparative methods that can model multivariate evolution of several </w:t>
      </w:r>
      <w:commentRangeStart w:id="0"/>
      <w:del w:id="1" w:author="O'Meara, Brian C" w:date="2022-07-04T07:52:00Z">
        <w:r w:rsidR="0089491D" w:rsidRPr="00746842" w:rsidDel="00AE6D7A">
          <w:delText>phenotypes</w:delText>
        </w:r>
      </w:del>
      <w:ins w:id="2" w:author="O'Meara, Brian C" w:date="2022-07-04T07:52:00Z">
        <w:r w:rsidR="00AE6D7A">
          <w:t>traits</w:t>
        </w:r>
      </w:ins>
      <w:commentRangeEnd w:id="0"/>
      <w:ins w:id="3" w:author="O'Meara, Brian C" w:date="2022-07-04T07:53:00Z">
        <w:r w:rsidR="00563648">
          <w:rPr>
            <w:rStyle w:val="CommentReference"/>
            <w:rFonts w:asciiTheme="minorHAnsi" w:hAnsiTheme="minorHAnsi"/>
          </w:rPr>
          <w:commentReference w:id="0"/>
        </w:r>
      </w:ins>
      <w:r w:rsidR="0089491D" w:rsidRPr="00746842">
        <w:t>.</w:t>
      </w:r>
      <w:r w:rsidR="0089491D">
        <w:t xml:space="preserve"> However, most progress along these lines have involved multivariate evolution within the same class of character (i.e., either multivariate continuous or multivariate discrete) and there are significantly fewer options </w:t>
      </w:r>
      <w:r w:rsidR="00746842">
        <w:t>when jointly modeling traits when one trait is</w:t>
      </w:r>
      <w:r w:rsidR="0089491D">
        <w:t xml:space="preserve"> </w:t>
      </w:r>
      <w:proofErr w:type="gramStart"/>
      <w:r w:rsidR="0089491D">
        <w:t>discrete</w:t>
      </w:r>
      <w:proofErr w:type="gramEnd"/>
      <w:r w:rsidR="0089491D">
        <w:t xml:space="preserve"> and</w:t>
      </w:r>
      <w:r w:rsidR="00746842">
        <w:t xml:space="preserve"> the other</w:t>
      </w:r>
      <w:r w:rsidR="0089491D">
        <w:t xml:space="preserve"> </w:t>
      </w:r>
      <w:r w:rsidR="00746842">
        <w:t xml:space="preserve">is a </w:t>
      </w:r>
      <w:r w:rsidR="0089491D">
        <w:t xml:space="preserve">continuous character. </w:t>
      </w:r>
      <w:r w:rsidR="0089491D" w:rsidRPr="00BD44F1">
        <w:rPr>
          <w:rFonts w:cs="Times New Roman"/>
        </w:rPr>
        <w:t xml:space="preserve">Here </w:t>
      </w:r>
      <w:r w:rsidR="0089491D" w:rsidRPr="00BD44F1">
        <w:rPr>
          <w:rFonts w:eastAsiaTheme="minorEastAsia" w:cs="Times New Roman"/>
        </w:rPr>
        <w:t xml:space="preserve">we </w:t>
      </w:r>
      <w:r w:rsidR="0089491D">
        <w:rPr>
          <w:rFonts w:eastAsiaTheme="minorEastAsia" w:cs="Times New Roman"/>
        </w:rPr>
        <w:t xml:space="preserve">develop </w:t>
      </w:r>
      <w:r>
        <w:rPr>
          <w:rFonts w:eastAsiaTheme="minorEastAsia" w:cs="Times New Roman"/>
        </w:rPr>
        <w:t>such a framework to</w:t>
      </w:r>
      <w:r w:rsidR="0089491D">
        <w:rPr>
          <w:rFonts w:eastAsiaTheme="minorEastAsia" w:cs="Times New Roman"/>
        </w:rPr>
        <w:t xml:space="preserve"> </w:t>
      </w:r>
      <w:r w:rsidR="0089491D" w:rsidRPr="00BD44F1">
        <w:rPr>
          <w:rFonts w:eastAsiaTheme="minorEastAsia" w:cs="Times New Roman"/>
        </w:rPr>
        <w:t>explicit</w:t>
      </w:r>
      <w:r>
        <w:rPr>
          <w:rFonts w:eastAsiaTheme="minorEastAsia" w:cs="Times New Roman"/>
        </w:rPr>
        <w:t>ly</w:t>
      </w:r>
      <w:r w:rsidR="0089491D" w:rsidRPr="00BD44F1">
        <w:rPr>
          <w:rFonts w:cs="Times New Roman"/>
        </w:rPr>
        <w:t xml:space="preserve"> estimate the </w:t>
      </w:r>
      <w:r>
        <w:rPr>
          <w:rFonts w:cs="Times New Roman"/>
        </w:rPr>
        <w:t xml:space="preserve">joint </w:t>
      </w:r>
      <w:r w:rsidR="0089491D" w:rsidRPr="00BD44F1">
        <w:rPr>
          <w:rFonts w:cs="Times New Roman"/>
        </w:rPr>
        <w:t>likelihood for discrete and continuous character</w:t>
      </w:r>
      <w:r w:rsidR="0049661A">
        <w:rPr>
          <w:rFonts w:cs="Times New Roman"/>
        </w:rPr>
        <w:t>s</w:t>
      </w:r>
      <w:r w:rsidR="0089491D">
        <w:rPr>
          <w:rFonts w:cs="Times New Roman"/>
        </w:rPr>
        <w:t>. Specifically, our model</w:t>
      </w:r>
      <w:r w:rsidR="0089491D" w:rsidRPr="00BD44F1">
        <w:rPr>
          <w:rFonts w:cs="Times New Roman"/>
        </w:rPr>
        <w:t xml:space="preserve"> combin</w:t>
      </w:r>
      <w:r w:rsidR="0089491D">
        <w:rPr>
          <w:rFonts w:cs="Times New Roman"/>
        </w:rPr>
        <w:t>es</w:t>
      </w:r>
      <w:r w:rsidR="0089491D" w:rsidRPr="00BD44F1">
        <w:rPr>
          <w:rFonts w:cs="Times New Roman"/>
        </w:rPr>
        <w:t xml:space="preserve"> the probability of </w:t>
      </w:r>
      <w:r w:rsidR="00A176E0">
        <w:rPr>
          <w:rFonts w:cs="Times New Roman"/>
        </w:rPr>
        <w:t xml:space="preserve">observing the </w:t>
      </w:r>
      <w:r w:rsidR="0089491D" w:rsidRPr="00BD44F1">
        <w:rPr>
          <w:rFonts w:cs="Times New Roman"/>
        </w:rPr>
        <w:t xml:space="preserve">continuous character </w:t>
      </w:r>
      <w:r w:rsidR="0047415C">
        <w:rPr>
          <w:rFonts w:cs="Times New Roman"/>
        </w:rPr>
        <w:t>under a generalized OU process</w:t>
      </w:r>
      <w:r w:rsidR="00A176E0">
        <w:rPr>
          <w:rFonts w:cs="Times New Roman"/>
        </w:rPr>
        <w:t xml:space="preserve"> with </w:t>
      </w:r>
      <w:r w:rsidR="0089491D" w:rsidRPr="00BD44F1">
        <w:rPr>
          <w:rFonts w:cs="Times New Roman"/>
        </w:rPr>
        <w:t xml:space="preserve">the probability of </w:t>
      </w:r>
      <w:r w:rsidR="0047415C">
        <w:rPr>
          <w:rFonts w:cs="Times New Roman"/>
        </w:rPr>
        <w:t xml:space="preserve">the discrete character under a hidden </w:t>
      </w:r>
      <w:r w:rsidR="0089491D">
        <w:rPr>
          <w:rFonts w:cs="Times New Roman"/>
        </w:rPr>
        <w:t>Markov model</w:t>
      </w:r>
      <w:r w:rsidR="00A176E0">
        <w:rPr>
          <w:rFonts w:cs="Times New Roman"/>
        </w:rPr>
        <w:t>, linked by a shared underlying regime</w:t>
      </w:r>
      <w:r w:rsidR="0089491D" w:rsidRPr="00BD44F1">
        <w:rPr>
          <w:rFonts w:cs="Times New Roman"/>
        </w:rPr>
        <w:t>.</w:t>
      </w:r>
      <w:r w:rsidR="000C0605">
        <w:rPr>
          <w:rFonts w:cs="Times New Roman"/>
        </w:rPr>
        <w:t xml:space="preserve"> We use simulation studies to demonstrate that</w:t>
      </w:r>
      <w:ins w:id="4" w:author="O'Meara, Brian C" w:date="2022-07-04T08:01:00Z">
        <w:r w:rsidR="004430D2">
          <w:rPr>
            <w:rFonts w:cs="Times New Roman"/>
          </w:rPr>
          <w:t xml:space="preserve"> this approach,</w:t>
        </w:r>
      </w:ins>
      <w:r w:rsidR="000C0605">
        <w:rPr>
          <w:rFonts w:cs="Times New Roman"/>
        </w:rPr>
        <w:t xml:space="preserve"> </w:t>
      </w:r>
      <w:proofErr w:type="spellStart"/>
      <w:r w:rsidR="000C0605">
        <w:rPr>
          <w:rFonts w:cs="Times New Roman"/>
        </w:rPr>
        <w:t>hOUwie</w:t>
      </w:r>
      <w:proofErr w:type="spellEnd"/>
      <w:ins w:id="5" w:author="O'Meara, Brian C" w:date="2022-07-04T08:01:00Z">
        <w:r w:rsidR="004430D2">
          <w:rPr>
            <w:rFonts w:cs="Times New Roman"/>
          </w:rPr>
          <w:t>,</w:t>
        </w:r>
      </w:ins>
      <w:r w:rsidR="000C0605">
        <w:rPr>
          <w:rFonts w:cs="Times New Roman"/>
        </w:rPr>
        <w:t xml:space="preserve"> </w:t>
      </w:r>
      <w:proofErr w:type="gramStart"/>
      <w:r w:rsidR="000C0605">
        <w:rPr>
          <w:rFonts w:cs="Times New Roman"/>
        </w:rPr>
        <w:t>is able to</w:t>
      </w:r>
      <w:proofErr w:type="gramEnd"/>
      <w:r w:rsidR="000C0605">
        <w:rPr>
          <w:rFonts w:cs="Times New Roman"/>
        </w:rPr>
        <w:t xml:space="preserve"> accurately evaluate parameter values across a broad set of models. We then apply our model to </w:t>
      </w:r>
      <w:r w:rsidR="00440D41">
        <w:rPr>
          <w:rFonts w:cs="Times New Roman"/>
        </w:rPr>
        <w:t xml:space="preserve">test whether fleshy and dry fruits </w:t>
      </w:r>
      <w:r w:rsidR="000B630E">
        <w:rPr>
          <w:rFonts w:cs="Times New Roman"/>
        </w:rPr>
        <w:t xml:space="preserve">of Ericaceae lineages </w:t>
      </w:r>
      <w:r w:rsidR="00440D41">
        <w:rPr>
          <w:rFonts w:cs="Times New Roman"/>
        </w:rPr>
        <w:t xml:space="preserve">are correlated with </w:t>
      </w:r>
      <w:r w:rsidR="000B630E">
        <w:rPr>
          <w:rFonts w:cs="Times New Roman"/>
        </w:rPr>
        <w:t xml:space="preserve">their </w:t>
      </w:r>
      <w:r w:rsidR="00440D41">
        <w:rPr>
          <w:rFonts w:cs="Times New Roman"/>
        </w:rPr>
        <w:t xml:space="preserve">climatic niche evolution as represented by </w:t>
      </w:r>
      <w:r w:rsidR="006F617C">
        <w:rPr>
          <w:rFonts w:cs="Times New Roman"/>
        </w:rPr>
        <w:t xml:space="preserve">the </w:t>
      </w:r>
      <w:r w:rsidR="00440D41">
        <w:rPr>
          <w:rFonts w:cs="Times New Roman"/>
        </w:rPr>
        <w:t>aridity</w:t>
      </w:r>
      <w:r w:rsidR="006F617C">
        <w:rPr>
          <w:rFonts w:cs="Times New Roman"/>
        </w:rPr>
        <w:t xml:space="preserve"> index</w:t>
      </w:r>
      <w:r w:rsidR="00440D41">
        <w:rPr>
          <w:rFonts w:cs="Times New Roman"/>
        </w:rPr>
        <w:t xml:space="preserve">. </w:t>
      </w:r>
      <w:r w:rsidR="00EC6857">
        <w:rPr>
          <w:rFonts w:cs="Times New Roman"/>
        </w:rPr>
        <w:t>Consistent with our expectations, w</w:t>
      </w:r>
      <w:r w:rsidR="00440D41">
        <w:rPr>
          <w:rFonts w:cs="Times New Roman"/>
        </w:rPr>
        <w:t>e find that dry fruits have</w:t>
      </w:r>
      <w:r w:rsidR="000C0605">
        <w:rPr>
          <w:rFonts w:cs="Times New Roman"/>
        </w:rPr>
        <w:t xml:space="preserve"> </w:t>
      </w:r>
      <w:r w:rsidR="00440D41">
        <w:rPr>
          <w:rFonts w:cs="Times New Roman"/>
        </w:rPr>
        <w:t xml:space="preserve">higher rates of climatic niche evolution, </w:t>
      </w:r>
      <w:r w:rsidR="0028575D">
        <w:rPr>
          <w:rFonts w:cs="Times New Roman"/>
        </w:rPr>
        <w:t>that the climatic niche of fleshy fruits is more conserved</w:t>
      </w:r>
      <w:r w:rsidR="00746842">
        <w:rPr>
          <w:rFonts w:cs="Times New Roman"/>
        </w:rPr>
        <w:t xml:space="preserve"> and dry fruits </w:t>
      </w:r>
      <w:r w:rsidR="0028575D">
        <w:rPr>
          <w:rFonts w:cs="Times New Roman"/>
        </w:rPr>
        <w:t>have a more humid climatic optimum.</w:t>
      </w:r>
    </w:p>
    <w:p w14:paraId="5282E707" w14:textId="18EBEC7D" w:rsidR="00103FFF" w:rsidRDefault="00103FFF" w:rsidP="00F36D63">
      <w:pPr>
        <w:pStyle w:val="JamesManuscriptBody"/>
      </w:pPr>
      <w:r>
        <w:br w:type="page"/>
      </w:r>
    </w:p>
    <w:p w14:paraId="445C3619" w14:textId="4E3EA398" w:rsidR="00D8713F" w:rsidRPr="00BD44F1" w:rsidRDefault="00E07B33" w:rsidP="00D8713F">
      <w:pPr>
        <w:pStyle w:val="JamesManuscriptBody"/>
        <w:ind w:firstLine="720"/>
        <w:rPr>
          <w:rFonts w:cs="Times New Roman"/>
        </w:rPr>
      </w:pPr>
      <w:r>
        <w:rPr>
          <w:rFonts w:cs="Times New Roman"/>
        </w:rPr>
        <w:lastRenderedPageBreak/>
        <w:t xml:space="preserve">A common theme in comparative biology is </w:t>
      </w:r>
      <w:r w:rsidR="00BB0B72">
        <w:rPr>
          <w:rFonts w:cs="Times New Roman"/>
        </w:rPr>
        <w:t xml:space="preserve">the </w:t>
      </w:r>
      <w:r>
        <w:rPr>
          <w:rFonts w:cs="Times New Roman"/>
        </w:rPr>
        <w:t>detect</w:t>
      </w:r>
      <w:r w:rsidR="00BB0B72">
        <w:rPr>
          <w:rFonts w:cs="Times New Roman"/>
        </w:rPr>
        <w:t>ion of</w:t>
      </w:r>
      <w:r>
        <w:rPr>
          <w:rFonts w:cs="Times New Roman"/>
        </w:rPr>
        <w:t xml:space="preserve"> causal, or least mechanistic</w:t>
      </w:r>
      <w:r w:rsidR="00BB0B72">
        <w:rPr>
          <w:rFonts w:cs="Times New Roman"/>
        </w:rPr>
        <w:t>,</w:t>
      </w:r>
      <w:r>
        <w:rPr>
          <w:rFonts w:cs="Times New Roman"/>
        </w:rPr>
        <w:t xml:space="preserve"> </w:t>
      </w:r>
      <w:r w:rsidR="00830D72">
        <w:rPr>
          <w:rFonts w:cs="Times New Roman"/>
        </w:rPr>
        <w:t>factors that affect the evolution of</w:t>
      </w:r>
      <w:r>
        <w:rPr>
          <w:rFonts w:cs="Times New Roman"/>
        </w:rPr>
        <w:t xml:space="preserve"> quantitative characters. </w:t>
      </w:r>
      <w:r w:rsidR="00DE3B42" w:rsidRPr="00BD44F1">
        <w:rPr>
          <w:rFonts w:cs="Times New Roman"/>
        </w:rPr>
        <w:t>Questions of how plant life habit influence genome size evolution (</w:t>
      </w:r>
      <w:r w:rsidR="00E50C8E" w:rsidRPr="00BD44F1">
        <w:rPr>
          <w:rFonts w:cs="Times New Roman"/>
        </w:rPr>
        <w:t>Beaulieu et al. 2012</w:t>
      </w:r>
      <w:r w:rsidR="00DE3B42"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00DE3B42"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w:t>
      </w:r>
      <w:proofErr w:type="spellStart"/>
      <w:r w:rsidR="002D0095" w:rsidRPr="00BD44F1">
        <w:rPr>
          <w:rFonts w:cs="Times New Roman"/>
        </w:rPr>
        <w:t>Toljagić</w:t>
      </w:r>
      <w:proofErr w:type="spellEnd"/>
      <w:r w:rsidR="002D0095" w:rsidRPr="00BD44F1">
        <w:rPr>
          <w:rFonts w:cs="Times New Roman"/>
        </w:rPr>
        <w:t xml:space="preserve"> et al. 2018)</w:t>
      </w:r>
      <w:r w:rsidR="002D0095" w:rsidRPr="00BD44F1">
        <w:rPr>
          <w:rFonts w:cs="Times New Roman"/>
        </w:rPr>
        <w:fldChar w:fldCharType="end"/>
      </w:r>
      <w:r w:rsidR="00DE3B42" w:rsidRPr="00BD44F1">
        <w:rPr>
          <w:rFonts w:cs="Times New Roman"/>
        </w:rPr>
        <w:t xml:space="preserve"> are </w:t>
      </w:r>
      <w:r>
        <w:rPr>
          <w:rFonts w:cs="Times New Roman"/>
        </w:rPr>
        <w:t>all examples</w:t>
      </w:r>
      <w:r w:rsidR="00DE3B42" w:rsidRPr="00BD44F1">
        <w:rPr>
          <w:rFonts w:cs="Times New Roman"/>
        </w:rPr>
        <w:t xml:space="preserve"> </w:t>
      </w:r>
      <w:r>
        <w:rPr>
          <w:rFonts w:cs="Times New Roman"/>
        </w:rPr>
        <w:t>of</w:t>
      </w:r>
      <w:r w:rsidR="00DE3B42" w:rsidRPr="00BD44F1">
        <w:rPr>
          <w:rFonts w:cs="Times New Roman"/>
        </w:rPr>
        <w:t xml:space="preserve"> testing whether </w:t>
      </w:r>
      <w:r w:rsidR="001C47DC" w:rsidRPr="00BD44F1">
        <w:rPr>
          <w:rFonts w:cs="Times New Roman"/>
        </w:rPr>
        <w:t xml:space="preserve">evolutionary </w:t>
      </w:r>
      <w:r w:rsidR="00DE3B42" w:rsidRPr="00BD44F1">
        <w:rPr>
          <w:rFonts w:cs="Times New Roman"/>
        </w:rPr>
        <w:t xml:space="preserve">changes in </w:t>
      </w:r>
      <w:r w:rsidR="00830D72">
        <w:rPr>
          <w:rFonts w:cs="Times New Roman"/>
        </w:rPr>
        <w:t>a discrete</w:t>
      </w:r>
      <w:r w:rsidR="00830D72" w:rsidRPr="00BD44F1">
        <w:rPr>
          <w:rFonts w:cs="Times New Roman"/>
        </w:rPr>
        <w:t xml:space="preserve"> </w:t>
      </w:r>
      <w:r w:rsidR="00DE3B42" w:rsidRPr="00BD44F1">
        <w:rPr>
          <w:rFonts w:cs="Times New Roman"/>
        </w:rPr>
        <w:t xml:space="preserve">variable </w:t>
      </w:r>
      <w:r w:rsidR="00C22A8D">
        <w:rPr>
          <w:rFonts w:cs="Times New Roman"/>
        </w:rPr>
        <w:t>may have altered</w:t>
      </w:r>
      <w:r w:rsidR="00BB0B72">
        <w:rPr>
          <w:rFonts w:cs="Times New Roman"/>
        </w:rPr>
        <w:t xml:space="preserve"> evolutionary trajectories</w:t>
      </w:r>
      <w:r w:rsidR="00830D72">
        <w:rPr>
          <w:rFonts w:cs="Times New Roman"/>
        </w:rPr>
        <w:t xml:space="preserve"> of a continuously varying trait</w:t>
      </w:r>
      <w:r w:rsidR="00DE3B42" w:rsidRPr="00BD44F1">
        <w:rPr>
          <w:rFonts w:cs="Times New Roman"/>
        </w:rPr>
        <w:t xml:space="preserve">. </w:t>
      </w:r>
      <w:r w:rsidR="00C22A8D">
        <w:rPr>
          <w:rFonts w:cs="Times New Roman"/>
        </w:rPr>
        <w:t>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C22A8D">
        <w:rPr>
          <w:rFonts w:cs="Times New Roman"/>
        </w:rPr>
        <w:t xml:space="preserve"> for these types of qu</w:t>
      </w:r>
      <w:r w:rsidR="00830D72">
        <w:rPr>
          <w:rFonts w:cs="Times New Roman"/>
        </w:rPr>
        <w:t>estions</w:t>
      </w:r>
      <w:r w:rsidR="00DC454D" w:rsidRPr="00BD44F1">
        <w:rPr>
          <w:rFonts w:cs="Times New Roman"/>
        </w:rPr>
        <w:t xml:space="preserve"> is to employ an</w:t>
      </w:r>
      <w:r w:rsidR="005A2685" w:rsidRPr="00BD44F1">
        <w:rPr>
          <w:rFonts w:cs="Times New Roman"/>
        </w:rPr>
        <w:t xml:space="preserve"> Ornstein-</w:t>
      </w:r>
      <w:proofErr w:type="spellStart"/>
      <w:r w:rsidR="005A2685" w:rsidRPr="00BD44F1">
        <w:rPr>
          <w:rFonts w:cs="Times New Roman"/>
        </w:rPr>
        <w:t>Uhlenbeck</w:t>
      </w:r>
      <w:proofErr w:type="spellEnd"/>
      <w:r w:rsidR="005A2685" w:rsidRPr="00BD44F1">
        <w:rPr>
          <w:rFonts w:cs="Times New Roman"/>
        </w:rPr>
        <w:t xml:space="preserve">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4A0E95">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2016)","noteIndex":0},"citationItems":[{"id":"h2S6ET81/x8ncTJMS","uris":["http://zotero.org/users/local/X8CzRyu0/items/BVWGHUSH"],"itemData":{"id":7391,"type":"article-journal","container-title":"Methods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800B99" w:rsidRPr="00BD44F1">
        <w:rPr>
          <w:rFonts w:cs="Times New Roman"/>
        </w:rPr>
        <w:t xml:space="preserve">the discrete trait </w:t>
      </w:r>
      <w:r>
        <w:rPr>
          <w:rFonts w:cs="Times New Roman"/>
        </w:rPr>
        <w:t>is assumed</w:t>
      </w:r>
      <w:r w:rsidR="00800B99" w:rsidRPr="00BD44F1">
        <w:rPr>
          <w:rFonts w:cs="Times New Roman"/>
        </w:rPr>
        <w:t xml:space="preserve">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 xml:space="preserve">owever, </w:t>
      </w:r>
      <w:ins w:id="6" w:author="O'Meara, Brian C" w:date="2022-07-04T08:18:00Z">
        <w:r w:rsidR="00EE50AE">
          <w:rPr>
            <w:rFonts w:cs="Times New Roman"/>
          </w:rPr>
          <w:t>dependence rarely</w:t>
        </w:r>
      </w:ins>
      <w:ins w:id="7" w:author="O'Meara, Brian C" w:date="2022-07-04T08:19:00Z">
        <w:r w:rsidR="00EE50AE">
          <w:rPr>
            <w:rFonts w:cs="Times New Roman"/>
          </w:rPr>
          <w:t xml:space="preserve"> flows just one way in </w:t>
        </w:r>
      </w:ins>
      <w:r w:rsidR="00B40827" w:rsidRPr="00BD44F1">
        <w:rPr>
          <w:rFonts w:cs="Times New Roman"/>
        </w:rPr>
        <w:t>e</w:t>
      </w:r>
      <w:r w:rsidR="00DE3B42" w:rsidRPr="00BD44F1">
        <w:rPr>
          <w:rFonts w:cs="Times New Roman"/>
        </w:rPr>
        <w:t>volution</w:t>
      </w:r>
      <w:del w:id="8" w:author="O'Meara, Brian C" w:date="2022-07-04T08:19:00Z">
        <w:r w:rsidR="00DE3B42" w:rsidRPr="00BD44F1" w:rsidDel="00EE50AE">
          <w:rPr>
            <w:rFonts w:cs="Times New Roman"/>
          </w:rPr>
          <w:delText xml:space="preserve"> is rarely as simple as cause and effect</w:delText>
        </w:r>
      </w:del>
      <w:r w:rsidR="00DE3B42" w:rsidRPr="00BD44F1">
        <w:rPr>
          <w:rFonts w:cs="Times New Roman"/>
        </w:rPr>
        <w:t xml:space="preserve">,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xml:space="preserve">, or at the very minimum, </w:t>
      </w:r>
      <w:r w:rsidR="00E8230F">
        <w:rPr>
          <w:rFonts w:cs="Times New Roman"/>
        </w:rPr>
        <w:t>can</w:t>
      </w:r>
      <w:r w:rsidR="00604851" w:rsidRPr="00BD44F1">
        <w:rPr>
          <w:rFonts w:cs="Times New Roman"/>
        </w:rPr>
        <w:t xml:space="preserve"> provide information about </w:t>
      </w:r>
      <w:r w:rsidR="00130C91">
        <w:rPr>
          <w:rFonts w:cs="Times New Roman"/>
        </w:rPr>
        <w:t>how they may be evolving in tandem</w:t>
      </w:r>
      <w:r w:rsidR="00383A02" w:rsidRPr="00BD44F1">
        <w:rPr>
          <w:rFonts w:cs="Times New Roman"/>
        </w:rPr>
        <w:t xml:space="preserve">. </w:t>
      </w:r>
    </w:p>
    <w:p w14:paraId="6413F4D8" w14:textId="33D0973C" w:rsidR="00E94A5C" w:rsidRDefault="007A2BA6" w:rsidP="00BD44F1">
      <w:pPr>
        <w:pStyle w:val="JamesManuscriptBody"/>
        <w:ind w:firstLine="720"/>
        <w:rPr>
          <w:rFonts w:cs="Times New Roman"/>
        </w:rPr>
      </w:pPr>
      <w:r w:rsidRPr="00BD44F1">
        <w:rPr>
          <w:rFonts w:cs="Times New Roman"/>
        </w:rPr>
        <w:t xml:space="preserve">Progress along these lines has mostly involved acknowledging uncertainty in the evolution of the discrete character by </w:t>
      </w:r>
      <w:r w:rsidR="00E94A5C">
        <w:rPr>
          <w:rFonts w:cs="Times New Roman"/>
        </w:rPr>
        <w:t>fitting models over a large</w:t>
      </w:r>
      <w:r w:rsidRPr="00BD44F1">
        <w:rPr>
          <w:rFonts w:cs="Times New Roman"/>
        </w:rPr>
        <w:t xml:space="preserve"> </w:t>
      </w:r>
      <w:r w:rsidR="00E94A5C">
        <w:rPr>
          <w:rFonts w:cs="Times New Roman"/>
        </w:rPr>
        <w:t xml:space="preserve">set </w:t>
      </w:r>
      <w:r w:rsidRPr="00BD44F1">
        <w:rPr>
          <w:rFonts w:cs="Times New Roman"/>
        </w:rPr>
        <w:t>of stochastic</w:t>
      </w:r>
      <w:r w:rsidR="00E94A5C">
        <w:rPr>
          <w:rFonts w:cs="Times New Roman"/>
        </w:rPr>
        <w:t>ally generated character</w:t>
      </w:r>
      <w:r w:rsidRPr="00BD44F1">
        <w:rPr>
          <w:rFonts w:cs="Times New Roman"/>
        </w:rPr>
        <w:t xml:space="preserve"> map</w:t>
      </w:r>
      <w:r w:rsidR="00E94A5C">
        <w:rPr>
          <w:rFonts w:cs="Times New Roman"/>
        </w:rPr>
        <w:t>pings</w:t>
      </w:r>
      <w:r w:rsidRPr="00BD44F1">
        <w:rPr>
          <w:rFonts w:cs="Times New Roman"/>
        </w:rPr>
        <w:t xml:space="preserve">.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xml:space="preserve">. The advantage of this approach is that there is an explicit model for how regimes change </w:t>
      </w:r>
      <w:r w:rsidRPr="00BD44F1">
        <w:rPr>
          <w:rFonts w:cs="Times New Roman"/>
        </w:rPr>
        <w:lastRenderedPageBreak/>
        <w:t>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explicitly considered. For example, it </w:t>
      </w:r>
      <w:r w:rsidR="00E94A5C">
        <w:rPr>
          <w:rFonts w:cs="Times New Roman"/>
        </w:rPr>
        <w:t>is</w:t>
      </w:r>
      <w:r w:rsidR="007D06F6" w:rsidRPr="00BD44F1">
        <w:rPr>
          <w:rFonts w:cs="Times New Roman"/>
        </w:rPr>
        <w:t xml:space="preserve"> possible that the model </w:t>
      </w:r>
      <w:r w:rsidR="00E94A5C">
        <w:rPr>
          <w:rFonts w:cs="Times New Roman"/>
        </w:rPr>
        <w:t>that</w:t>
      </w:r>
      <w:r w:rsidR="00E94A5C" w:rsidRPr="00BD44F1">
        <w:rPr>
          <w:rFonts w:cs="Times New Roman"/>
        </w:rPr>
        <w:t xml:space="preserve"> </w:t>
      </w:r>
      <w:r w:rsidR="007D06F6" w:rsidRPr="00BD44F1">
        <w:rPr>
          <w:rFonts w:cs="Times New Roman"/>
        </w:rPr>
        <w:t>best</w:t>
      </w:r>
      <w:r w:rsidRPr="00BD44F1">
        <w:rPr>
          <w:rFonts w:cs="Times New Roman"/>
        </w:rPr>
        <w:t xml:space="preserve"> fits the discrete data generates stochastic maps </w:t>
      </w:r>
      <w:r w:rsidR="00E94A5C">
        <w:rPr>
          <w:rFonts w:cs="Times New Roman"/>
        </w:rPr>
        <w:t>that</w:t>
      </w:r>
      <w:r w:rsidR="00E94A5C" w:rsidRPr="00BD44F1">
        <w:rPr>
          <w:rFonts w:cs="Times New Roman"/>
        </w:rPr>
        <w:t xml:space="preserve"> </w:t>
      </w:r>
      <w:r w:rsidRPr="00BD44F1">
        <w:rPr>
          <w:rFonts w:cs="Times New Roman"/>
        </w:rPr>
        <w:t>do</w:t>
      </w:r>
      <w:r w:rsidR="00E94A5C">
        <w:rPr>
          <w:rFonts w:cs="Times New Roman"/>
        </w:rPr>
        <w:t>es</w:t>
      </w:r>
      <w:r w:rsidRPr="00BD44F1">
        <w:rPr>
          <w:rFonts w:cs="Times New Roman"/>
        </w:rPr>
        <w:t xml:space="preserve"> not </w:t>
      </w:r>
      <w:r w:rsidR="00E94A5C">
        <w:rPr>
          <w:rFonts w:cs="Times New Roman"/>
        </w:rPr>
        <w:t xml:space="preserve">provide a good </w:t>
      </w:r>
      <w:r w:rsidRPr="00BD44F1">
        <w:rPr>
          <w:rFonts w:cs="Times New Roman"/>
        </w:rPr>
        <w:t xml:space="preserve">fit </w:t>
      </w:r>
      <w:r w:rsidR="00E94A5C">
        <w:rPr>
          <w:rFonts w:cs="Times New Roman"/>
        </w:rPr>
        <w:t xml:space="preserve">to </w:t>
      </w:r>
      <w:r w:rsidRPr="00BD44F1">
        <w:rPr>
          <w:rFonts w:cs="Times New Roman"/>
        </w:rPr>
        <w:t xml:space="preserve">the continuous data. </w:t>
      </w:r>
    </w:p>
    <w:p w14:paraId="64E7C665" w14:textId="0C478147" w:rsidR="001863CA" w:rsidRPr="00BD44F1" w:rsidRDefault="007A2BA6" w:rsidP="00BD44F1">
      <w:pPr>
        <w:pStyle w:val="JamesManuscriptBody"/>
        <w:ind w:firstLine="720"/>
        <w:rPr>
          <w:rFonts w:cs="Times New Roman"/>
        </w:rPr>
      </w:pPr>
      <w:r w:rsidRPr="00BD44F1">
        <w:rPr>
          <w:rFonts w:cs="Times New Roman"/>
        </w:rPr>
        <w:t xml:space="preserve">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w:t>
      </w:r>
      <w:r w:rsidR="00E07B33" w:rsidRPr="00BD44F1">
        <w:rPr>
          <w:rFonts w:cs="Times New Roman"/>
        </w:rPr>
        <w:t>prior</w:t>
      </w:r>
      <w:r w:rsidR="00E07B33">
        <w:rPr>
          <w:rFonts w:cs="Times New Roman"/>
        </w:rPr>
        <w:t xml:space="preserve"> probabilities</w:t>
      </w:r>
      <w:r w:rsidR="00E07B33" w:rsidRPr="00BD44F1">
        <w:rPr>
          <w:rFonts w:cs="Times New Roman"/>
        </w:rPr>
        <w:t xml:space="preserve"> </w:t>
      </w:r>
      <w:r w:rsidR="00E07B33">
        <w:rPr>
          <w:rFonts w:cs="Times New Roman"/>
        </w:rPr>
        <w:t xml:space="preserve">within a </w:t>
      </w:r>
      <w:r w:rsidR="00DB44E0" w:rsidRPr="00BD44F1">
        <w:rPr>
          <w:rFonts w:cs="Times New Roman"/>
        </w:rPr>
        <w:t xml:space="preserve">Bayesian framework </w:t>
      </w:r>
      <w:r w:rsidR="00130C91" w:rsidRPr="00BD44F1">
        <w:rPr>
          <w:rFonts w:cs="Times New Roman"/>
        </w:rPr>
        <w:t>to</w:t>
      </w:r>
      <w:r w:rsidR="00DB44E0" w:rsidRPr="00BD44F1">
        <w:rPr>
          <w:rFonts w:cs="Times New Roman"/>
        </w:rPr>
        <w:t xml:space="preserve">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w:t>
      </w:r>
      <w:r w:rsidR="00E07B33">
        <w:rPr>
          <w:rFonts w:cs="Times New Roman"/>
        </w:rPr>
        <w:t>While a more effective test of correlation between discrete and continuous characters, o</w:t>
      </w:r>
      <w:r w:rsidR="00A16394" w:rsidRPr="00BD44F1">
        <w:rPr>
          <w:rFonts w:cs="Times New Roman"/>
        </w:rPr>
        <w:t>ne drawback</w:t>
      </w:r>
      <w:r w:rsidR="00E07B33">
        <w:rPr>
          <w:rFonts w:cs="Times New Roman"/>
        </w:rPr>
        <w:t xml:space="preserve"> </w:t>
      </w:r>
      <w:r w:rsidR="00A16394" w:rsidRPr="00BD44F1">
        <w:rPr>
          <w:rFonts w:cs="Times New Roman"/>
        </w:rPr>
        <w:t>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6DB9599D" w:rsidR="001F603E" w:rsidRPr="00BD44F1" w:rsidRDefault="00E222A4" w:rsidP="00BD44F1">
      <w:pPr>
        <w:pStyle w:val="JamesManuscriptBody"/>
        <w:ind w:firstLine="720"/>
        <w:rPr>
          <w:rFonts w:eastAsiaTheme="minorEastAsia" w:cs="Times New Roman"/>
        </w:rPr>
      </w:pPr>
      <w:r w:rsidRPr="00BD44F1">
        <w:rPr>
          <w:rFonts w:cs="Times New Roman"/>
        </w:rPr>
        <w:t xml:space="preserve">Here </w:t>
      </w:r>
      <w:r w:rsidRPr="00BD44F1">
        <w:rPr>
          <w:rFonts w:eastAsiaTheme="minorEastAsia" w:cs="Times New Roman"/>
        </w:rPr>
        <w:t xml:space="preserve">we </w:t>
      </w:r>
      <w:r w:rsidR="00E94A5C">
        <w:rPr>
          <w:rFonts w:eastAsiaTheme="minorEastAsia" w:cs="Times New Roman"/>
        </w:rPr>
        <w:t xml:space="preserve">develop and implement a </w:t>
      </w:r>
      <w:r w:rsidR="00130C91">
        <w:rPr>
          <w:rFonts w:eastAsiaTheme="minorEastAsia" w:cs="Times New Roman"/>
        </w:rPr>
        <w:t>framework</w:t>
      </w:r>
      <w:r w:rsidR="00E94A5C">
        <w:rPr>
          <w:rFonts w:eastAsiaTheme="minorEastAsia" w:cs="Times New Roman"/>
        </w:rPr>
        <w:t xml:space="preserve"> that</w:t>
      </w:r>
      <w:r w:rsidR="00E94A5C" w:rsidRPr="00BD44F1">
        <w:rPr>
          <w:rFonts w:eastAsiaTheme="minorEastAsia" w:cs="Times New Roman"/>
        </w:rPr>
        <w:t xml:space="preserve"> </w:t>
      </w:r>
      <w:r w:rsidR="00E94A5C">
        <w:rPr>
          <w:rFonts w:eastAsiaTheme="minorEastAsia" w:cs="Times New Roman"/>
        </w:rPr>
        <w:t xml:space="preserve">provides an </w:t>
      </w:r>
      <w:r w:rsidR="007D06F6" w:rsidRPr="00BD44F1">
        <w:rPr>
          <w:rFonts w:eastAsiaTheme="minorEastAsia" w:cs="Times New Roman"/>
        </w:rPr>
        <w:t>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E94A5C">
        <w:rPr>
          <w:rFonts w:cs="Times New Roman"/>
        </w:rPr>
        <w:t>. Specifically, our model</w:t>
      </w:r>
      <w:r w:rsidRPr="00BD44F1">
        <w:rPr>
          <w:rFonts w:cs="Times New Roman"/>
        </w:rPr>
        <w:t xml:space="preserve"> </w:t>
      </w:r>
      <w:r w:rsidR="00E94A5C" w:rsidRPr="00BD44F1">
        <w:rPr>
          <w:rFonts w:cs="Times New Roman"/>
        </w:rPr>
        <w:t>combin</w:t>
      </w:r>
      <w:r w:rsidR="00E94A5C">
        <w:rPr>
          <w:rFonts w:cs="Times New Roman"/>
        </w:rPr>
        <w:t>es</w:t>
      </w:r>
      <w:r w:rsidR="00E94A5C" w:rsidRPr="00BD44F1">
        <w:rPr>
          <w:rFonts w:cs="Times New Roman"/>
        </w:rPr>
        <w:t xml:space="preserve"> </w:t>
      </w:r>
      <w:r w:rsidRPr="00BD44F1">
        <w:rPr>
          <w:rFonts w:cs="Times New Roman"/>
        </w:rPr>
        <w:t xml:space="preserve">the probability of the continuous character given a particular regime </w:t>
      </w:r>
      <w:r w:rsidR="00E94A5C">
        <w:rPr>
          <w:rFonts w:cs="Times New Roman"/>
        </w:rPr>
        <w:t xml:space="preserve">evolving under a generalized </w:t>
      </w:r>
      <w:r w:rsidR="00E94A5C">
        <w:rPr>
          <w:rFonts w:cs="Times New Roman"/>
        </w:rPr>
        <w:lastRenderedPageBreak/>
        <w:t xml:space="preserve">OU process, </w:t>
      </w:r>
      <w:r w:rsidRPr="00BD44F1">
        <w:rPr>
          <w:rFonts w:cs="Times New Roman"/>
        </w:rPr>
        <w:t>and the probability of that discrete regime painting</w:t>
      </w:r>
      <w:r w:rsidR="00E94A5C">
        <w:rPr>
          <w:rFonts w:cs="Times New Roman"/>
        </w:rPr>
        <w:t xml:space="preserve"> obtained from</w:t>
      </w:r>
      <w:r w:rsidR="00C67A6D">
        <w:rPr>
          <w:rFonts w:cs="Times New Roman"/>
        </w:rPr>
        <w:t xml:space="preserve"> an</w:t>
      </w:r>
      <w:r w:rsidR="00E94A5C">
        <w:rPr>
          <w:rFonts w:cs="Times New Roman"/>
        </w:rPr>
        <w:t xml:space="preserve"> expanded set of Markov models</w:t>
      </w:r>
      <w:r w:rsidRPr="00BD44F1">
        <w:rPr>
          <w:rFonts w:cs="Times New Roman"/>
        </w:rPr>
        <w:t xml:space="preserve">, integrated over many regime paintings. </w:t>
      </w:r>
      <w:r w:rsidR="001F603E" w:rsidRPr="00BD44F1">
        <w:rPr>
          <w:rFonts w:eastAsiaTheme="minorEastAsia" w:cs="Times New Roman"/>
        </w:rPr>
        <w:t xml:space="preserve">We demonstrate how </w:t>
      </w:r>
      <w:r w:rsidR="007D06F6" w:rsidRPr="00BD44F1">
        <w:rPr>
          <w:rFonts w:eastAsiaTheme="minorEastAsia" w:cs="Times New Roman"/>
        </w:rPr>
        <w:t xml:space="preserve">our framework, which we call </w:t>
      </w:r>
      <w:proofErr w:type="spellStart"/>
      <w:r w:rsidR="00966FBA" w:rsidRPr="006E737B">
        <w:rPr>
          <w:rFonts w:eastAsiaTheme="minorEastAsia" w:cs="Times New Roman"/>
          <w:i/>
          <w:iCs/>
        </w:rPr>
        <w:t>hOUwie</w:t>
      </w:r>
      <w:proofErr w:type="spellEnd"/>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 xml:space="preserve">accounting for hidden character states and unobserved variation. Finally, we apply several </w:t>
      </w:r>
      <w:proofErr w:type="spellStart"/>
      <w:r w:rsidR="001F603E" w:rsidRPr="006E737B">
        <w:rPr>
          <w:rFonts w:eastAsiaTheme="minorEastAsia" w:cs="Times New Roman"/>
          <w:i/>
          <w:iCs/>
        </w:rPr>
        <w:t>hOUwie</w:t>
      </w:r>
      <w:proofErr w:type="spellEnd"/>
      <w:r w:rsidR="001F603E" w:rsidRPr="00BD44F1">
        <w:rPr>
          <w:rFonts w:eastAsiaTheme="minorEastAsia" w:cs="Times New Roman"/>
        </w:rPr>
        <w:t xml:space="preserv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proofErr w:type="spellStart"/>
      <w:r w:rsidRPr="006E737B">
        <w:rPr>
          <w:rFonts w:cs="Times New Roman"/>
          <w:i/>
        </w:rPr>
        <w:t>hOUwie</w:t>
      </w:r>
      <w:proofErr w:type="spellEnd"/>
      <w:r w:rsidRPr="00202761">
        <w:rPr>
          <w:i/>
        </w:rPr>
        <w:t xml:space="preserve"> model</w:t>
      </w:r>
    </w:p>
    <w:p w14:paraId="602AE3D3" w14:textId="31665378" w:rsidR="004A7842" w:rsidRDefault="00E07230" w:rsidP="00E6754A">
      <w:pPr>
        <w:pStyle w:val="JamesManuscriptBody"/>
        <w:ind w:firstLine="720"/>
      </w:pPr>
      <w:r>
        <w:t xml:space="preserve">Our </w:t>
      </w:r>
      <w:r w:rsidR="0003205A">
        <w:t xml:space="preserve">model is </w:t>
      </w:r>
      <w:r w:rsidR="0003205A" w:rsidRPr="0003205A">
        <w:t>composed of two processes: one</w:t>
      </w:r>
      <w:r w:rsidR="00421FC1">
        <w:t xml:space="preserve"> </w:t>
      </w:r>
      <w:r w:rsidR="0003205A" w:rsidRPr="0003205A">
        <w:t>describ</w:t>
      </w:r>
      <w:r w:rsidR="00162EDF">
        <w:t>ing</w:t>
      </w:r>
      <w:r w:rsidR="0003205A" w:rsidRPr="0003205A">
        <w:t xml:space="preserve"> the evolution of a discrete character and the other</w:t>
      </w:r>
      <w:r w:rsidR="00421FC1">
        <w:t xml:space="preserve"> describ</w:t>
      </w:r>
      <w:r w:rsidR="00162EDF">
        <w:t>ing</w:t>
      </w:r>
      <w:r w:rsidR="0003205A" w:rsidRPr="0003205A">
        <w:t xml:space="preserve"> the evolution of a continuous character. To model the evolution of </w:t>
      </w:r>
      <w:r w:rsidR="0003205A">
        <w:t>a single</w:t>
      </w:r>
      <w:r w:rsidR="0003205A" w:rsidRPr="0003205A">
        <w:t xml:space="preserve"> continuous character we use an Ornstein-</w:t>
      </w:r>
      <w:proofErr w:type="spellStart"/>
      <w:r w:rsidR="0003205A" w:rsidRPr="0003205A">
        <w:t>Uhlenbeck</w:t>
      </w:r>
      <w:proofErr w:type="spellEnd"/>
      <w:r w:rsidR="0003205A" w:rsidRPr="0003205A">
        <w:t xml:space="preserve">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 xml:space="preserve">(Hansen 1997; Butler and King 2004; Hansen et al. 2008; Beaulieu et al. 2012; Ho and </w:t>
      </w:r>
      <w:proofErr w:type="spellStart"/>
      <w:r w:rsidR="00BF1D5F" w:rsidRPr="00BF1D5F">
        <w:rPr>
          <w:rFonts w:cs="Times New Roman"/>
        </w:rPr>
        <w:t>Ané</w:t>
      </w:r>
      <w:proofErr w:type="spellEnd"/>
      <w:r w:rsidR="00BF1D5F" w:rsidRPr="00BF1D5F">
        <w:rPr>
          <w:rFonts w:cs="Times New Roman"/>
        </w:rPr>
        <w:t xml:space="preserve"> 2014a)</w:t>
      </w:r>
      <w:r w:rsidR="0003205A">
        <w:fldChar w:fldCharType="end"/>
      </w:r>
      <w:r w:rsidR="0003205A" w:rsidRPr="0003205A">
        <w:t xml:space="preserve">. </w:t>
      </w:r>
      <w:r w:rsidR="004A7842">
        <w:t>Formally, t</w:t>
      </w:r>
      <w:r w:rsidR="004A7842" w:rsidRPr="0003205A">
        <w:t xml:space="preserve">he OU process is an </w:t>
      </w:r>
      <w:proofErr w:type="spellStart"/>
      <w:r w:rsidR="004A7842" w:rsidRPr="0003205A">
        <w:t>Itô</w:t>
      </w:r>
      <w:proofErr w:type="spellEnd"/>
      <w:r w:rsidR="004A7842" w:rsidRPr="0003205A">
        <w:t xml:space="preserve">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36FD0786" w:rsidR="00E07230" w:rsidRDefault="00162EDF" w:rsidP="00C82B61">
      <w:pPr>
        <w:pStyle w:val="JamesManuscriptBody"/>
        <w:rPr>
          <w:rFonts w:eastAsiaTheme="minorEastAsia"/>
        </w:rPr>
      </w:pPr>
      <w:r>
        <w:t>Conceptually, t</w:t>
      </w:r>
      <w:r w:rsidR="0003205A" w:rsidRPr="0003205A">
        <w:t xml:space="preserve">his model combines the stochastic evolution of a trait through time with a deterministic component </w:t>
      </w:r>
      <w:r>
        <w:t>that</w:t>
      </w:r>
      <w:r w:rsidRPr="0003205A">
        <w:t xml:space="preserve"> </w:t>
      </w:r>
      <w:r w:rsidR="0003205A" w:rsidRPr="0003205A">
        <w:t xml:space="preserve">models the tendency for a trait to evolve towards an </w:t>
      </w:r>
      <w:r w:rsidR="003231D6">
        <w:t>“</w:t>
      </w:r>
      <w:r w:rsidR="0003205A" w:rsidRPr="0003205A">
        <w:t>optimum.</w:t>
      </w:r>
      <w:r w:rsidR="003231D6">
        <w:t>”</w:t>
      </w:r>
      <w:r w:rsidR="0003205A" w:rsidRPr="0003205A">
        <w:t xml:space="preserve"> In this model, </w:t>
      </w:r>
      <w:r w:rsidR="00E07230">
        <w:t>the value of a trait,</w:t>
      </w:r>
      <w:r w:rsidR="0003205A"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0003205A"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at a rate scaled by the parameter </w:t>
      </w:r>
      <m:oMath>
        <m:r>
          <w:rPr>
            <w:rFonts w:ascii="Cambria Math" w:hAnsi="Cambria Math"/>
          </w:rPr>
          <m:t>α</m:t>
        </m:r>
      </m:oMath>
      <w:r w:rsidR="0003205A"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is </w:t>
      </w:r>
      <w:r w:rsidR="00E07230">
        <w:t xml:space="preserve">a </w:t>
      </w:r>
      <w:r w:rsidR="0003205A"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03205A" w:rsidRPr="0003205A">
        <w:t>. This</w:t>
      </w:r>
      <w:r w:rsidR="00421FC1">
        <w:t xml:space="preserve"> can</w:t>
      </w:r>
      <w:r w:rsidR="0003205A" w:rsidRPr="0003205A">
        <w:t xml:space="preserve"> represent the set of </w:t>
      </w:r>
      <w:r w:rsidR="000D301B">
        <w:t>“</w:t>
      </w:r>
      <w:r w:rsidR="0003205A" w:rsidRPr="0003205A">
        <w:t>selective regimes</w:t>
      </w:r>
      <w:r w:rsidR="000D301B">
        <w:t>”</w:t>
      </w:r>
      <w:r w:rsidR="0003205A" w:rsidRPr="0003205A">
        <w:t xml:space="preserve">, </w:t>
      </w:r>
      <w:r w:rsidR="000D301B">
        <w:t>“</w:t>
      </w:r>
      <w:r w:rsidR="0003205A" w:rsidRPr="0003205A">
        <w:t>regimes</w:t>
      </w:r>
      <w:r w:rsidR="000D301B">
        <w:t>”</w:t>
      </w:r>
      <w:r w:rsidR="0003205A" w:rsidRPr="0003205A">
        <w:t>, or Simpson</w:t>
      </w:r>
      <w:r w:rsidR="000D301B">
        <w:t>’</w:t>
      </w:r>
      <w:r w:rsidR="0003205A" w:rsidRPr="0003205A">
        <w:t xml:space="preserve">s </w:t>
      </w:r>
      <w:r w:rsidR="000D301B">
        <w:t>“</w:t>
      </w:r>
      <w:r w:rsidR="0003205A" w:rsidRPr="0003205A">
        <w:t>adaptive zones</w:t>
      </w:r>
      <w:r w:rsidR="000D301B">
        <w:t>”</w:t>
      </w:r>
      <w:r w:rsidR="0003205A" w:rsidRPr="0003205A">
        <w:t xml:space="preserve"> (</w:t>
      </w:r>
      <w:proofErr w:type="spellStart"/>
      <w:r w:rsidR="0003205A" w:rsidRPr="0003205A">
        <w:t>Cressler</w:t>
      </w:r>
      <w:proofErr w:type="spellEnd"/>
      <w:r w:rsidR="0003205A" w:rsidRPr="0003205A">
        <w:t xml:space="preserve">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0003205A" w:rsidRPr="0003205A">
        <w:t xml:space="preserve">. Additionally, random deviations are introduced by </w:t>
      </w:r>
      <w:r w:rsidR="0003205A" w:rsidRPr="0003205A">
        <w:lastRenderedPageBreak/>
        <w:t xml:space="preserve">Gaussian white noise </w:t>
      </w:r>
      <m:oMath>
        <m:r>
          <w:rPr>
            <w:rFonts w:ascii="Cambria Math" w:hAnsi="Cambria Math"/>
          </w:rPr>
          <m:t>dB(t)</m:t>
        </m:r>
      </m:oMath>
      <w:r w:rsidR="0003205A" w:rsidRPr="0003205A">
        <w:t xml:space="preserve">, which is distributed as a normal random variable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0003205A"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proofErr w:type="spellStart"/>
      <w:r w:rsidR="008A392A" w:rsidRPr="006E737B">
        <w:rPr>
          <w:rFonts w:eastAsiaTheme="minorEastAsia" w:cs="Times New Roman"/>
          <w:i/>
          <w:iCs/>
        </w:rPr>
        <w:t>OUwie</w:t>
      </w:r>
      <w:proofErr w:type="spellEnd"/>
      <w:r>
        <w:rPr>
          <w:rFonts w:eastAsiaTheme="minorEastAsia"/>
        </w:rPr>
        <w:t xml:space="preserve">, which </w:t>
      </w:r>
      <w:r w:rsidR="008A392A">
        <w:rPr>
          <w:rFonts w:eastAsiaTheme="minorEastAsia"/>
        </w:rPr>
        <w:t xml:space="preserve">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 xml:space="preserve">However, the algorithm used to calculate the likelihood described in Beaulieu et al. (2012) involves </w:t>
      </w:r>
      <w:r>
        <w:rPr>
          <w:rFonts w:eastAsiaTheme="minorEastAsia"/>
        </w:rPr>
        <w:t xml:space="preserve">a computationally costly </w:t>
      </w:r>
      <w:r w:rsidR="009542E4">
        <w:rPr>
          <w:rFonts w:eastAsiaTheme="minorEastAsia"/>
        </w:rPr>
        <w:t xml:space="preserve">matrix inversion procedure. </w:t>
      </w:r>
      <w:r>
        <w:rPr>
          <w:rFonts w:eastAsiaTheme="minorEastAsia"/>
        </w:rPr>
        <w:t>Here we</w:t>
      </w:r>
      <w:r w:rsidR="009542E4">
        <w:rPr>
          <w:rFonts w:eastAsiaTheme="minorEastAsia"/>
        </w:rPr>
        <w:t xml:space="preserv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 xml:space="preserve">(Ho and </w:t>
      </w:r>
      <w:proofErr w:type="spellStart"/>
      <w:r w:rsidR="00BF1D5F" w:rsidRPr="00BF1D5F">
        <w:rPr>
          <w:rFonts w:cs="Times New Roman"/>
        </w:rPr>
        <w:t>Ané</w:t>
      </w:r>
      <w:proofErr w:type="spellEnd"/>
      <w:r w:rsidR="00BF1D5F" w:rsidRPr="00BF1D5F">
        <w:rPr>
          <w:rFonts w:cs="Times New Roman"/>
        </w:rPr>
        <w:t xml:space="preserve">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 xml:space="preserve">Beaulieu et al. (2012) and Ho and </w:t>
      </w:r>
      <w:proofErr w:type="spellStart"/>
      <w:r w:rsidR="00B55B43" w:rsidRPr="00B55B43">
        <w:t>Ané</w:t>
      </w:r>
      <w:proofErr w:type="spellEnd"/>
      <w:r w:rsidR="00B55B43" w:rsidRPr="00B55B43">
        <w:t xml:space="preserve"> (2014)</w:t>
      </w:r>
      <w:r w:rsidR="00B55B43">
        <w:rPr>
          <w:rFonts w:eastAsiaTheme="minorEastAsia"/>
        </w:rPr>
        <w:fldChar w:fldCharType="end"/>
      </w:r>
      <w:r w:rsidR="00B55B43">
        <w:rPr>
          <w:rFonts w:eastAsiaTheme="minorEastAsia"/>
        </w:rPr>
        <w:t>,</w:t>
      </w:r>
    </w:p>
    <w:p w14:paraId="73A922C0" w14:textId="60715E1C" w:rsidR="00B55B43" w:rsidRPr="00202761" w:rsidRDefault="00000000"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 xml:space="preserve">(Ho and </w:t>
      </w:r>
      <w:proofErr w:type="spellStart"/>
      <w:r w:rsidR="00BF1D5F" w:rsidRPr="00BF1D5F">
        <w:rPr>
          <w:rFonts w:cs="Times New Roman"/>
        </w:rPr>
        <w:t>Ané</w:t>
      </w:r>
      <w:proofErr w:type="spellEnd"/>
      <w:r w:rsidR="00BF1D5F" w:rsidRPr="00BF1D5F">
        <w:rPr>
          <w:rFonts w:cs="Times New Roman"/>
        </w:rPr>
        <w:t xml:space="preserve">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24151312" w:rsidR="00590995" w:rsidRPr="00590995" w:rsidRDefault="00510FD0" w:rsidP="00F36D63">
      <w:pPr>
        <w:pStyle w:val="JamesManuscriptBody"/>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calculated </w:t>
      </w:r>
      <w:r w:rsidR="00D751AA" w:rsidRPr="00590995">
        <w:rPr>
          <w:rFonts w:eastAsiaTheme="minorEastAsia"/>
        </w:rPr>
        <w:lastRenderedPageBreak/>
        <w:t>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proofErr w:type="spellStart"/>
      <w:r w:rsidR="00E0597A" w:rsidRPr="006E737B">
        <w:rPr>
          <w:rFonts w:eastAsiaTheme="minorEastAsia" w:cs="Times New Roman"/>
          <w:i/>
          <w:iCs/>
        </w:rPr>
        <w:t>hOUwie</w:t>
      </w:r>
      <w:proofErr w:type="spellEnd"/>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7DDA4AEF" w:rsidR="00920A19" w:rsidRDefault="00AB5465" w:rsidP="00920A19">
      <w:pPr>
        <w:pStyle w:val="JamesManuscriptBody"/>
        <w:ind w:firstLine="720"/>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t>
      </w:r>
      <w:r w:rsidR="00162EDF">
        <w:rPr>
          <w:rFonts w:eastAsiaTheme="minorEastAsia"/>
        </w:rPr>
        <w:t>that</w:t>
      </w:r>
      <w:r w:rsidR="003B6ACD">
        <w:rPr>
          <w:rFonts w:eastAsiaTheme="minorEastAsia"/>
        </w:rPr>
        <w:t xml:space="preserve">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162EDF">
        <w:rPr>
          <w:rFonts w:eastAsiaTheme="minorEastAsia"/>
        </w:rPr>
        <w:t>. But</w:t>
      </w:r>
      <w:r w:rsidR="006B6468">
        <w:rPr>
          <w:rFonts w:eastAsiaTheme="minorEastAsia"/>
        </w:rPr>
        <w:t>,</w:t>
      </w:r>
      <w:r w:rsidR="00162EDF">
        <w:rPr>
          <w:rFonts w:eastAsiaTheme="minorEastAsia"/>
        </w:rPr>
        <w:t xml:space="preserve"> w</w:t>
      </w:r>
      <w:r w:rsidR="00171973">
        <w:rPr>
          <w:rFonts w:eastAsiaTheme="minorEastAsia"/>
        </w:rPr>
        <w:t xml:space="preserve">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proofErr w:type="spellStart"/>
      <w:r w:rsidR="00D367F7" w:rsidRPr="00D367F7">
        <w:rPr>
          <w:rFonts w:eastAsiaTheme="minorEastAsia"/>
          <w:i/>
          <w:iCs/>
        </w:rPr>
        <w:t>i</w:t>
      </w:r>
      <w:proofErr w:type="spellEnd"/>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3231D6">
        <w:rPr>
          <w:rFonts w:eastAsiaTheme="minorEastAsia"/>
        </w:rPr>
        <w:t xml:space="preserve"> (i.e., </w:t>
      </w:r>
      <w:r w:rsidR="003231D6" w:rsidRPr="003231D6">
        <w:rPr>
          <w:rFonts w:eastAsiaTheme="minorEastAsia"/>
        </w:rPr>
        <w:t xml:space="preserve">an integral </w:t>
      </w:r>
      <w:r w:rsidR="003231D6">
        <w:rPr>
          <w:rFonts w:eastAsiaTheme="minorEastAsia"/>
        </w:rPr>
        <w:t>to</w:t>
      </w:r>
      <w:r w:rsidR="003231D6" w:rsidRPr="003231D6">
        <w:rPr>
          <w:rFonts w:eastAsiaTheme="minorEastAsia"/>
        </w:rPr>
        <w:t xml:space="preserve"> express the amount of overlap of one function as it is shifted over another</w:t>
      </w:r>
      <w:r w:rsidR="003231D6">
        <w:rPr>
          <w:rFonts w:eastAsiaTheme="minorEastAsia"/>
        </w:rPr>
        <w:t>)</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ins w:id="9" w:author="O'Meara, Brian C" w:date="2022-07-04T08:30:00Z">
        <w:r w:rsidR="00F965B9">
          <w:rPr>
            <w:rFonts w:eastAsiaTheme="minorEastAsia"/>
          </w:rPr>
          <w:t xml:space="preserve"> in the May and Moore (2020) calculation</w:t>
        </w:r>
      </w:ins>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162EDF">
        <w:rPr>
          <w:rFonts w:eastAsiaTheme="minorEastAsia"/>
        </w:rPr>
        <w:t xml:space="preserve"> (f</w:t>
      </w:r>
      <w:r w:rsidR="00D67390">
        <w:rPr>
          <w:rFonts w:eastAsiaTheme="minorEastAsia"/>
        </w:rPr>
        <w:t>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162EDF">
        <w:rPr>
          <w:rFonts w:eastAsiaTheme="minorEastAsia"/>
        </w:rPr>
        <w:t>)</w:t>
      </w:r>
      <w:r w:rsidR="00903CCF">
        <w:rPr>
          <w:rFonts w:eastAsiaTheme="minorEastAsia"/>
        </w:rPr>
        <w:t>.</w:t>
      </w:r>
      <w:r w:rsidR="00600E39">
        <w:rPr>
          <w:rFonts w:eastAsiaTheme="minorEastAsia"/>
        </w:rPr>
        <w:t xml:space="preserve"> </w:t>
      </w:r>
    </w:p>
    <w:p w14:paraId="44090203" w14:textId="432A5D32" w:rsidR="001609BC" w:rsidRPr="00920A19" w:rsidRDefault="00E07230" w:rsidP="00920A19">
      <w:pPr>
        <w:pStyle w:val="JamesManuscriptBody"/>
        <w:ind w:firstLine="720"/>
        <w:rPr>
          <w:rFonts w:eastAsiaTheme="minorEastAsia"/>
        </w:rPr>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proofErr w:type="spellStart"/>
      <w:r w:rsidR="00500DD4">
        <w:rPr>
          <w:rFonts w:eastAsiaTheme="minorEastAsia"/>
        </w:rPr>
        <w:t>Kolmgorov</w:t>
      </w:r>
      <w:proofErr w:type="spellEnd"/>
      <w:r w:rsidR="00500DD4">
        <w:rPr>
          <w:rFonts w:eastAsiaTheme="minorEastAsia"/>
        </w:rPr>
        <w:t xml:space="preserve">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w:t>
      </w:r>
      <w:r w:rsidR="00B01882">
        <w:rPr>
          <w:rFonts w:eastAsiaTheme="minorEastAsia"/>
        </w:rPr>
        <w:t xml:space="preserve">joint </w:t>
      </w:r>
      <w:r w:rsidR="00D52475">
        <w:rPr>
          <w:rFonts w:eastAsiaTheme="minorEastAsia"/>
        </w:rPr>
        <w:lastRenderedPageBreak/>
        <w:t xml:space="preserve">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As the number of internodes increase, 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 xml:space="preserve">(Rao and </w:t>
      </w:r>
      <w:proofErr w:type="spellStart"/>
      <w:r w:rsidR="00BF1D5F" w:rsidRPr="00BF1D5F">
        <w:rPr>
          <w:rFonts w:cs="Times New Roman"/>
        </w:rPr>
        <w:t>Teh</w:t>
      </w:r>
      <w:proofErr w:type="spellEnd"/>
      <w:r w:rsidR="00BF1D5F" w:rsidRPr="00BF1D5F">
        <w:rPr>
          <w:rFonts w:cs="Times New Roman"/>
        </w:rPr>
        <w:t xml:space="preserve">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proofErr w:type="spellStart"/>
      <w:r w:rsidR="00D52475" w:rsidRPr="00C82B61">
        <w:rPr>
          <w:rFonts w:eastAsiaTheme="minorEastAsia"/>
          <w:i/>
          <w:iCs/>
        </w:rPr>
        <w:t>i</w:t>
      </w:r>
      <w:proofErr w:type="spellEnd"/>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19E6FBD3" w:rsidR="007F4271" w:rsidRDefault="001D7DF6" w:rsidP="00F36D63">
      <w:pPr>
        <w:pStyle w:val="JamesManuscriptBody"/>
        <w:rPr>
          <w:rFonts w:eastAsiaTheme="minorEastAsia"/>
        </w:rPr>
      </w:pPr>
      <w:r>
        <w:rPr>
          <w:rFonts w:eastAsiaTheme="minorEastAsia"/>
        </w:rPr>
        <w:t xml:space="preserve">where </w:t>
      </w:r>
      <m:oMath>
        <m:r>
          <m:rPr>
            <m:sty m:val="b"/>
          </m:rP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m:rPr>
            <m:sty m:val="b"/>
          </m:rPr>
          <w:rPr>
            <w:rFonts w:ascii="Cambria Math" w:eastAsiaTheme="minorEastAsia" w:hAnsi="Cambria Math"/>
          </w:rPr>
          <m:t>Q</m:t>
        </m:r>
        <m:r>
          <w:rPr>
            <w:rFonts w:ascii="Cambria Math" w:eastAsiaTheme="minorEastAsia" w:hAnsi="Cambria Math"/>
          </w:rPr>
          <m:t>∈ϑ)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m:rPr>
                <m:sty m:val="b"/>
              </m:rP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w:t>
      </w:r>
      <w:proofErr w:type="spellStart"/>
      <w:r w:rsidR="00CF003D">
        <w:rPr>
          <w:rFonts w:eastAsiaTheme="minorEastAsia"/>
        </w:rPr>
        <w:t>ction</w:t>
      </w:r>
      <w:proofErr w:type="spellEnd"/>
      <w:r w:rsidR="00CF003D">
        <w:rPr>
          <w:rFonts w:eastAsiaTheme="minorEastAsia"/>
        </w:rPr>
        <w:t xml:space="preserve">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75EF0B3C" w14:textId="3AFCEBA1" w:rsidR="004A2D39" w:rsidRDefault="009E37BE" w:rsidP="004E688C">
      <w:pPr>
        <w:pStyle w:val="JamesManuscriptBody"/>
        <w:rPr>
          <w:ins w:id="10" w:author="O'Meara, Brian C" w:date="2022-07-04T08:58:00Z"/>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ins w:id="11" w:author="O'Meara, Brian C" w:date="2022-07-04T08:57:00Z">
        <w:r w:rsidR="00E3270A">
          <w:rPr>
            <w:rFonts w:eastAsiaTheme="minorEastAsia"/>
          </w:rPr>
          <w:t xml:space="preserve">possible </w:t>
        </w:r>
      </w:ins>
      <w:del w:id="12" w:author="O'Meara, Brian C" w:date="2022-07-04T08:57:00Z">
        <w:r w:rsidR="00B033D5" w:rsidDel="00E3270A">
          <w:rPr>
            <w:rFonts w:eastAsiaTheme="minorEastAsia"/>
          </w:rPr>
          <w:delText xml:space="preserve">stochastic </w:delText>
        </w:r>
      </w:del>
      <w:r w:rsidR="00B033D5">
        <w:rPr>
          <w:rFonts w:eastAsiaTheme="minorEastAsia"/>
        </w:rPr>
        <w:t>m</w:t>
      </w:r>
      <w:r>
        <w:rPr>
          <w:rFonts w:eastAsiaTheme="minorEastAsia"/>
        </w:rPr>
        <w:t>ap</w:t>
      </w:r>
      <w:r w:rsidR="00B033D5">
        <w:rPr>
          <w:rFonts w:eastAsiaTheme="minorEastAsia"/>
        </w:rPr>
        <w:t xml:space="preserve">pings </w:t>
      </w:r>
      <w:ins w:id="13" w:author="O'Meara, Brian C" w:date="2022-07-04T08:57:00Z">
        <w:r w:rsidR="00E3270A">
          <w:rPr>
            <w:rFonts w:eastAsiaTheme="minorEastAsia"/>
          </w:rPr>
          <w:t xml:space="preserve">of discrete states and continuous regimes </w:t>
        </w:r>
      </w:ins>
      <w:r w:rsidR="00920A19">
        <w:rPr>
          <w:rFonts w:eastAsiaTheme="minorEastAsia"/>
        </w:rPr>
        <w:t>are generated to evaluate the discrete and continuous likelihoods</w:t>
      </w:r>
      <w:r w:rsidR="00D52475">
        <w:rPr>
          <w:rFonts w:eastAsiaTheme="minorEastAsia"/>
        </w:rPr>
        <w:t xml:space="preserve"> (Fig. 3)</w:t>
      </w:r>
      <w:r w:rsidR="00B033D5">
        <w:rPr>
          <w:rFonts w:eastAsiaTheme="minorEastAsia"/>
        </w:rPr>
        <w:t xml:space="preserve">. </w:t>
      </w:r>
      <w:ins w:id="14" w:author="O'Meara, Brian C" w:date="2022-07-04T08:57:00Z">
        <w:r w:rsidR="004A2D39">
          <w:rPr>
            <w:rFonts w:eastAsiaTheme="minorEastAsia"/>
          </w:rPr>
          <w:t>Ideally, we would calculate the likelihood by summing across all possi</w:t>
        </w:r>
      </w:ins>
      <w:ins w:id="15" w:author="O'Meara, Brian C" w:date="2022-07-04T08:58:00Z">
        <w:r w:rsidR="004A2D39">
          <w:rPr>
            <w:rFonts w:eastAsiaTheme="minorEastAsia"/>
          </w:rPr>
          <w:t>ble reconstructions (note that we want the sum</w:t>
        </w:r>
      </w:ins>
      <w:ins w:id="16" w:author="O'Meara, Brian C" w:date="2022-07-04T09:02:00Z">
        <w:r w:rsidR="00E65232">
          <w:rPr>
            <w:rFonts w:eastAsiaTheme="minorEastAsia"/>
          </w:rPr>
          <w:t xml:space="preserve"> across the reconstructions</w:t>
        </w:r>
      </w:ins>
      <w:ins w:id="17" w:author="O'Meara, Brian C" w:date="2022-07-04T08:58:00Z">
        <w:r w:rsidR="004A2D39">
          <w:rPr>
            <w:rFonts w:eastAsiaTheme="minorEastAsia"/>
          </w:rPr>
          <w:t xml:space="preserve">, not the </w:t>
        </w:r>
      </w:ins>
      <w:ins w:id="18" w:author="O'Meara, Brian C" w:date="2022-07-04T09:03:00Z">
        <w:r w:rsidR="00E65232">
          <w:rPr>
            <w:rFonts w:eastAsiaTheme="minorEastAsia"/>
          </w:rPr>
          <w:t>single reconstruction with highest likelihood</w:t>
        </w:r>
      </w:ins>
      <w:ins w:id="19" w:author="O'Meara, Brian C" w:date="2022-07-04T08:58:00Z">
        <w:r w:rsidR="004A2D39">
          <w:rPr>
            <w:rFonts w:eastAsiaTheme="minorEastAsia"/>
          </w:rPr>
          <w:t>).</w:t>
        </w:r>
      </w:ins>
      <w:ins w:id="20" w:author="O'Meara, Brian C" w:date="2022-07-04T09:06:00Z">
        <w:r w:rsidR="004D39A8">
          <w:rPr>
            <w:rFonts w:eastAsiaTheme="minorEastAsia"/>
          </w:rPr>
          <w:t xml:space="preserve"> T</w:t>
        </w:r>
      </w:ins>
      <w:ins w:id="21" w:author="O'Meara, Brian C" w:date="2022-07-04T08:58:00Z">
        <w:r w:rsidR="004A2D39">
          <w:rPr>
            <w:rFonts w:eastAsiaTheme="minorEastAsia"/>
          </w:rPr>
          <w:t>he number of such</w:t>
        </w:r>
      </w:ins>
      <w:ins w:id="22" w:author="O'Meara, Brian C" w:date="2022-07-04T09:03:00Z">
        <w:r w:rsidR="00E65232">
          <w:rPr>
            <w:rFonts w:eastAsiaTheme="minorEastAsia"/>
          </w:rPr>
          <w:t xml:space="preserve"> reconstructions is very large (</w:t>
        </w:r>
      </w:ins>
      <w:ins w:id="23" w:author="O'Meara, Brian C" w:date="2022-07-04T09:05:00Z">
        <w:r w:rsidR="00E65232">
          <w:rPr>
            <w:rFonts w:eastAsiaTheme="minorEastAsia"/>
          </w:rPr>
          <w:t>number of states</w:t>
        </w:r>
      </w:ins>
      <w:ins w:id="24" w:author="O'Meara, Brian C" w:date="2022-07-04T09:03:00Z">
        <w:r w:rsidR="00E65232">
          <w:rPr>
            <w:rFonts w:eastAsiaTheme="minorEastAsia"/>
          </w:rPr>
          <w:t xml:space="preserve"> </w:t>
        </w:r>
      </w:ins>
      <w:ins w:id="25" w:author="O'Meara, Brian C" w:date="2022-07-04T09:04:00Z">
        <w:r w:rsidR="00E65232">
          <w:rPr>
            <w:rFonts w:eastAsiaTheme="minorEastAsia"/>
          </w:rPr>
          <w:t>^ ((2*</w:t>
        </w:r>
      </w:ins>
      <w:ins w:id="26" w:author="O'Meara, Brian C" w:date="2022-07-04T09:05:00Z">
        <w:r w:rsidR="00E65232">
          <w:rPr>
            <w:rFonts w:eastAsiaTheme="minorEastAsia"/>
          </w:rPr>
          <w:t>number of taxa</w:t>
        </w:r>
      </w:ins>
      <w:ins w:id="27" w:author="O'Meara, Brian C" w:date="2022-07-04T09:04:00Z">
        <w:r w:rsidR="00E65232">
          <w:rPr>
            <w:rFonts w:eastAsiaTheme="minorEastAsia"/>
          </w:rPr>
          <w:t>-</w:t>
        </w:r>
        <w:proofErr w:type="gramStart"/>
        <w:r w:rsidR="00E65232">
          <w:rPr>
            <w:rFonts w:eastAsiaTheme="minorEastAsia"/>
          </w:rPr>
          <w:t>2)*</w:t>
        </w:r>
        <w:proofErr w:type="gramEnd"/>
        <w:r w:rsidR="00E65232">
          <w:rPr>
            <w:rFonts w:eastAsiaTheme="minorEastAsia"/>
          </w:rPr>
          <w:t>(1+</w:t>
        </w:r>
      </w:ins>
      <w:ins w:id="28" w:author="O'Meara, Brian C" w:date="2022-07-04T09:05:00Z">
        <w:r w:rsidR="00E65232">
          <w:rPr>
            <w:rFonts w:eastAsiaTheme="minorEastAsia"/>
          </w:rPr>
          <w:t>number of degree two internodes per edge)))</w:t>
        </w:r>
      </w:ins>
      <w:ins w:id="29" w:author="O'Meara, Brian C" w:date="2022-07-04T09:19:00Z">
        <w:r w:rsidR="00DE5734">
          <w:rPr>
            <w:rFonts w:eastAsiaTheme="minorEastAsia"/>
          </w:rPr>
          <w:t xml:space="preserve">, </w:t>
        </w:r>
      </w:ins>
      <w:ins w:id="30" w:author="O'Meara, Brian C" w:date="2022-07-04T09:27:00Z">
        <w:r w:rsidR="005374CA">
          <w:rPr>
            <w:rFonts w:eastAsiaTheme="minorEastAsia"/>
          </w:rPr>
          <w:t xml:space="preserve">which is </w:t>
        </w:r>
      </w:ins>
      <w:ins w:id="31" w:author="O'Meara, Brian C" w:date="2022-07-04T09:19:00Z">
        <w:r w:rsidR="00DE5734">
          <w:rPr>
            <w:rFonts w:eastAsiaTheme="minorEastAsia"/>
          </w:rPr>
          <w:t>particularly daunting as the sum must be calculated anew for every unique e</w:t>
        </w:r>
      </w:ins>
      <w:ins w:id="32" w:author="O'Meara, Brian C" w:date="2022-07-04T09:20:00Z">
        <w:r w:rsidR="00DE5734">
          <w:rPr>
            <w:rFonts w:eastAsiaTheme="minorEastAsia"/>
          </w:rPr>
          <w:t xml:space="preserve">xamined set of </w:t>
        </w:r>
      </w:ins>
      <w:ins w:id="33" w:author="O'Meara, Brian C" w:date="2022-07-04T09:26:00Z">
        <w:r w:rsidR="005374CA">
          <w:rPr>
            <w:rFonts w:eastAsiaTheme="minorEastAsia"/>
          </w:rPr>
          <w:t>parameter values</w:t>
        </w:r>
      </w:ins>
      <w:ins w:id="34" w:author="O'Meara, Brian C" w:date="2022-07-04T09:27:00Z">
        <w:r w:rsidR="005374CA">
          <w:rPr>
            <w:rFonts w:eastAsiaTheme="minorEastAsia"/>
          </w:rPr>
          <w:t xml:space="preserve"> as part of search.</w:t>
        </w:r>
      </w:ins>
      <w:ins w:id="35" w:author="O'Meara, Brian C" w:date="2022-07-04T09:29:00Z">
        <w:r w:rsidR="00B166E3">
          <w:rPr>
            <w:rFonts w:eastAsiaTheme="minorEastAsia"/>
          </w:rPr>
          <w:t xml:space="preserve"> We found </w:t>
        </w:r>
      </w:ins>
      <w:ins w:id="36" w:author="O'Meara, Brian C" w:date="2022-07-04T09:30:00Z">
        <w:r w:rsidR="00B166E3">
          <w:rPr>
            <w:rFonts w:eastAsiaTheme="minorEastAsia"/>
          </w:rPr>
          <w:t xml:space="preserve">in </w:t>
        </w:r>
      </w:ins>
      <w:ins w:id="37" w:author="O'Meara, Brian C" w:date="2022-07-04T13:34:00Z">
        <w:r w:rsidR="006972C6">
          <w:rPr>
            <w:rFonts w:eastAsiaTheme="minorEastAsia"/>
          </w:rPr>
          <w:t xml:space="preserve">early work where we did look at this exhaustively that a few mappings made up </w:t>
        </w:r>
        <w:proofErr w:type="gramStart"/>
        <w:r w:rsidR="006972C6">
          <w:rPr>
            <w:rFonts w:eastAsiaTheme="minorEastAsia"/>
          </w:rPr>
          <w:t>the vast majority of</w:t>
        </w:r>
        <w:proofErr w:type="gramEnd"/>
        <w:r w:rsidR="006972C6">
          <w:rPr>
            <w:rFonts w:eastAsiaTheme="minorEastAsia"/>
          </w:rPr>
          <w:t xml:space="preserve"> the total likelihood, so we set up the analysis to</w:t>
        </w:r>
      </w:ins>
      <w:ins w:id="38" w:author="O'Meara, Brian C" w:date="2022-07-04T13:35:00Z">
        <w:r w:rsidR="006972C6">
          <w:rPr>
            <w:rFonts w:eastAsiaTheme="minorEastAsia"/>
          </w:rPr>
          <w:t xml:space="preserve"> focus on calculating </w:t>
        </w:r>
      </w:ins>
      <w:ins w:id="39" w:author="O'Meara, Brian C" w:date="2022-07-04T13:36:00Z">
        <w:r w:rsidR="006972C6">
          <w:rPr>
            <w:rFonts w:eastAsiaTheme="minorEastAsia"/>
          </w:rPr>
          <w:t>total likelihood given the highest probability mappings.</w:t>
        </w:r>
      </w:ins>
    </w:p>
    <w:p w14:paraId="3D09DCD8" w14:textId="2D41CD79" w:rsidR="00F36D63" w:rsidRPr="00147CC2" w:rsidRDefault="00D52475" w:rsidP="004A2D39">
      <w:pPr>
        <w:pStyle w:val="JamesManuscriptBody"/>
        <w:ind w:firstLine="720"/>
        <w:rPr>
          <w:rFonts w:eastAsiaTheme="minorEastAsia"/>
        </w:rPr>
        <w:pPrChange w:id="40" w:author="O'Meara, Brian C" w:date="2022-07-04T08:58:00Z">
          <w:pPr>
            <w:pStyle w:val="JamesManuscriptBody"/>
          </w:pPr>
        </w:pPrChange>
      </w:pPr>
      <w:r>
        <w:rPr>
          <w:rFonts w:eastAsiaTheme="minorEastAsia"/>
        </w:rPr>
        <w:lastRenderedPageBreak/>
        <w:t>To do this</w:t>
      </w:r>
      <w:r w:rsidR="007A09BB">
        <w:rPr>
          <w:rFonts w:eastAsiaTheme="minorEastAsia"/>
        </w:rPr>
        <w:t>,</w:t>
      </w:r>
      <w:r>
        <w:rPr>
          <w:rFonts w:eastAsiaTheme="minorEastAsia"/>
        </w:rPr>
        <w:t xml:space="preserve"> we f</w:t>
      </w:r>
      <w:r w:rsidR="00B033D5">
        <w:rPr>
          <w:rFonts w:eastAsiaTheme="minorEastAsia"/>
        </w:rPr>
        <w:t>irst</w:t>
      </w:r>
      <w:r>
        <w:rPr>
          <w:rFonts w:eastAsiaTheme="minorEastAsia"/>
        </w:rPr>
        <w:t xml:space="preserve"> </w:t>
      </w:r>
      <w:r w:rsidR="00052269">
        <w:rPr>
          <w:rFonts w:eastAsiaTheme="minorEastAsia"/>
        </w:rPr>
        <w:t>approximate</w:t>
      </w:r>
      <w:r>
        <w:rPr>
          <w:rFonts w:eastAsiaTheme="minorEastAsia"/>
        </w:rPr>
        <w:t xml:space="preserve">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w:t>
      </w:r>
      <w:proofErr w:type="spellStart"/>
      <w:r w:rsidR="00BF1D5F" w:rsidRPr="00BF1D5F">
        <w:rPr>
          <w:rFonts w:cs="Times New Roman"/>
        </w:rPr>
        <w:t>Pupko</w:t>
      </w:r>
      <w:proofErr w:type="spellEnd"/>
      <w:r w:rsidR="00BF1D5F" w:rsidRPr="00BF1D5F">
        <w:rPr>
          <w:rFonts w:cs="Times New Roman"/>
        </w:rPr>
        <w:t xml:space="preserve"> et al. 2000; </w:t>
      </w:r>
      <w:proofErr w:type="spellStart"/>
      <w:r w:rsidR="00BF1D5F" w:rsidRPr="00BF1D5F">
        <w:rPr>
          <w:rFonts w:cs="Times New Roman"/>
        </w:rPr>
        <w:t>Felsenstein</w:t>
      </w:r>
      <w:proofErr w:type="spellEnd"/>
      <w:r w:rsidR="00BF1D5F" w:rsidRPr="00BF1D5F">
        <w:rPr>
          <w:rFonts w:cs="Times New Roman"/>
        </w:rPr>
        <w:t xml:space="preserve">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 xml:space="preserve">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descendant values given the OU model parameters, integrated over all possible rootward node</w:t>
      </w:r>
      <w:r w:rsidR="00DC4CF8">
        <w:rPr>
          <w:rFonts w:eastAsiaTheme="minorEastAsia"/>
        </w:rPr>
        <w:t xml:space="preserve"> </w:t>
      </w:r>
      <w:r w:rsidR="007D69F6">
        <w:rPr>
          <w:rFonts w:eastAsiaTheme="minorEastAsia"/>
        </w:rPr>
        <w:t>states,</w:t>
      </w:r>
      <w:r w:rsidR="007A09BB">
        <w:rPr>
          <w:rFonts w:eastAsiaTheme="minorEastAsia"/>
        </w:rPr>
        <w:t xml:space="preserve"> and observed </w:t>
      </w:r>
      <w:proofErr w:type="spellStart"/>
      <w:r w:rsidR="007A09BB">
        <w:rPr>
          <w:rFonts w:eastAsiaTheme="minorEastAsia"/>
        </w:rPr>
        <w:t>tipward</w:t>
      </w:r>
      <w:proofErr w:type="spellEnd"/>
      <w:r w:rsidR="007A09BB">
        <w:rPr>
          <w:rFonts w:eastAsiaTheme="minorEastAsia"/>
        </w:rPr>
        <w:t xml:space="preserve"> discrete states (Fig 3</w:t>
      </w:r>
      <w:r w:rsidR="00DC4CF8">
        <w:rPr>
          <w:rFonts w:eastAsiaTheme="minorEastAsia"/>
        </w:rPr>
        <w:t>d</w:t>
      </w:r>
      <w:r w:rsidR="00AF254F">
        <w:rPr>
          <w:rFonts w:eastAsiaTheme="minorEastAsia"/>
        </w:rPr>
        <w:t xml:space="preserve">, see </w:t>
      </w:r>
      <w:r w:rsidR="004E688C">
        <w:rPr>
          <w:rFonts w:eastAsiaTheme="minorEastAsia"/>
        </w:rPr>
        <w:t>Supplemental</w:t>
      </w:r>
      <w:r w:rsidR="00AF254F">
        <w:rPr>
          <w:rFonts w:eastAsiaTheme="minorEastAsia"/>
        </w:rPr>
        <w:t xml:space="preserve"> for more detail</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845E6">
        <w:rPr>
          <w:rFonts w:eastAsiaTheme="minorEastAsia"/>
        </w:rPr>
        <w:t xml:space="preserve"> (Fig. 4)</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 xml:space="preserve">in any of the </w:t>
      </w:r>
      <w:proofErr w:type="spellStart"/>
      <w:r w:rsidR="002C1E5A">
        <w:rPr>
          <w:rFonts w:eastAsiaTheme="minorEastAsia"/>
        </w:rPr>
        <w:t>tipward</w:t>
      </w:r>
      <w:proofErr w:type="spellEnd"/>
      <w:r w:rsidR="002C1E5A">
        <w:rPr>
          <w:rFonts w:eastAsiaTheme="minorEastAsia"/>
        </w:rPr>
        <w:t xml:space="preserve"> states (the la</w:t>
      </w:r>
      <w:r w:rsidR="00FF5CE2">
        <w:rPr>
          <w:rFonts w:eastAsiaTheme="minorEastAsia"/>
        </w:rPr>
        <w:t>tt</w:t>
      </w:r>
      <w:r w:rsidR="002C1E5A">
        <w:rPr>
          <w:rFonts w:eastAsiaTheme="minorEastAsia"/>
        </w:rPr>
        <w:t>er is calculated using familiar matrix exponentiation methods</w:t>
      </w:r>
      <w:r w:rsidR="004C2FAB">
        <w:rPr>
          <w:rFonts w:eastAsiaTheme="minorEastAsia"/>
        </w:rPr>
        <w:t>;</w:t>
      </w:r>
      <w:r w:rsidR="002C1E5A">
        <w:rPr>
          <w:rFonts w:eastAsiaTheme="minorEastAsia"/>
        </w:rPr>
        <w:t xml:space="preserve"> </w:t>
      </w:r>
      <w:r w:rsidR="002C1E5A" w:rsidRPr="00253269">
        <w:rPr>
          <w:rFonts w:eastAsiaTheme="minorEastAsia"/>
        </w:rPr>
        <w:fldChar w:fldCharType="begin"/>
      </w:r>
      <w:r w:rsidR="004A0E95">
        <w:rPr>
          <w:rFonts w:eastAsiaTheme="minorEastAsia"/>
        </w:rPr>
        <w:instrText xml:space="preserve"> ADDIN ZOTERO_ITEM CSL_CITATION {"citationID":"T76D7NeP","properties":{"custom":"(e.g., Pagel 1994)","formattedCitation":"(e.g., Pagel 1994)","plainCitation":"(e.g., Pagel 1994)","dontUpdate":true,"noteIndex":0},"citationItems":[{"id":8443,"uris":["http://zotero.org/users/local/X8CzRyu0/items/DX8UVLTG"],"itemData":{"id":8443,"type":"article-journal","container-title":"Proceedings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 xml:space="preserve">e.g., </w:t>
      </w:r>
      <w:proofErr w:type="spellStart"/>
      <w:r w:rsidR="00BF1D5F" w:rsidRPr="00BF1D5F">
        <w:rPr>
          <w:rFonts w:cs="Times New Roman"/>
        </w:rPr>
        <w:t>Pagel</w:t>
      </w:r>
      <w:proofErr w:type="spellEnd"/>
      <w:r w:rsidR="00BF1D5F" w:rsidRPr="00BF1D5F">
        <w:rPr>
          <w:rFonts w:cs="Times New Roman"/>
        </w:rPr>
        <w:t xml:space="preserve">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BF1D5F">
        <w:rPr>
          <w:rFonts w:eastAsiaTheme="minorEastAsia"/>
        </w:rPr>
        <w:instrText xml:space="preserve"> ADDIN ZOTERO_ITEM CSL_CITATION {"citationID":"a1i2vo7v7oe","properties":{"formattedCitation":"(Nielsen 2002; Rao and Teh 2013)","plainCitation":"(Nielsen 2002; Rao and Teh 2013)","noteIndex":0},"citationItems":[{"id":6826,"uris":["http://zotero.org/users/local/X8CzRyu0/items/SBMAUPKT"],"itemData":{"id":6826,"type":"article-journal","container-title":"Systematic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 xml:space="preserve">(Nielsen 2002; Rao and </w:t>
      </w:r>
      <w:del w:id="41" w:author="O'Meara, Brian C" w:date="2022-07-04T13:37:00Z">
        <w:r w:rsidR="00BF1D5F" w:rsidRPr="00BF1D5F" w:rsidDel="006972C6">
          <w:rPr>
            <w:rFonts w:cs="Times New Roman"/>
          </w:rPr>
          <w:delText>Teh</w:delText>
        </w:r>
      </w:del>
      <w:ins w:id="42" w:author="O'Meara, Brian C" w:date="2022-07-04T13:37:00Z">
        <w:r w:rsidR="006972C6">
          <w:rPr>
            <w:rFonts w:cs="Times New Roman"/>
          </w:rPr>
          <w:t>I</w:t>
        </w:r>
      </w:ins>
      <w:r w:rsidR="00BF1D5F" w:rsidRPr="00BF1D5F">
        <w:rPr>
          <w:rFonts w:cs="Times New Roman"/>
        </w:rPr>
        <w:t xml:space="preserve">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w:t>
      </w:r>
      <w:proofErr w:type="spellStart"/>
      <w:r w:rsidR="00253269">
        <w:rPr>
          <w:rFonts w:eastAsiaTheme="minorEastAsia"/>
        </w:rPr>
        <w:t>tipward</w:t>
      </w:r>
      <w:proofErr w:type="spellEnd"/>
      <w:r w:rsidR="00253269">
        <w:rPr>
          <w:rFonts w:eastAsiaTheme="minorEastAsia"/>
        </w:rPr>
        <w:t xml:space="preserve"> nodes. However, </w:t>
      </w:r>
      <w:r w:rsidR="00765DA0">
        <w:rPr>
          <w:rFonts w:eastAsiaTheme="minorEastAsia"/>
        </w:rPr>
        <w:t xml:space="preserve">for increased computational efficiency, we opt to place transitions at pre-defined internodes. </w:t>
      </w:r>
      <w:r w:rsidR="00162EDF">
        <w:rPr>
          <w:rFonts w:eastAsiaTheme="minorEastAsia"/>
        </w:rPr>
        <w:t>A</w:t>
      </w:r>
      <w:r w:rsidR="000F3BC8">
        <w:rPr>
          <w:rFonts w:eastAsiaTheme="minorEastAsia"/>
        </w:rPr>
        <w:t xml:space="preserve">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w:t>
      </w:r>
      <w:ins w:id="43" w:author="O'Meara, Brian C" w:date="2022-07-04T13:37:00Z">
        <w:r w:rsidR="006972C6">
          <w:rPr>
            <w:rFonts w:eastAsiaTheme="minorEastAsia"/>
          </w:rPr>
          <w:t xml:space="preserve"> (and remember that a single edge may have multiple internodes placed on it)</w:t>
        </w:r>
      </w:ins>
      <w:r w:rsidR="00A23AA1">
        <w:rPr>
          <w:rFonts w:eastAsiaTheme="minorEastAsia"/>
        </w:rPr>
        <w:t>.</w:t>
      </w:r>
    </w:p>
    <w:p w14:paraId="4C77D973" w14:textId="2EABABFE" w:rsidR="00A62426" w:rsidRDefault="00A62426" w:rsidP="00F36D63">
      <w:pPr>
        <w:pStyle w:val="JamesManuscriptBody"/>
        <w:rPr>
          <w:rFonts w:eastAsiaTheme="minorEastAsia"/>
        </w:rPr>
      </w:pPr>
      <w:r>
        <w:rPr>
          <w:rFonts w:eastAsiaTheme="minorEastAsia"/>
        </w:rPr>
        <w:tab/>
      </w:r>
      <w:r w:rsidR="00EB0155">
        <w:rPr>
          <w:rFonts w:eastAsiaTheme="minorEastAsia"/>
        </w:rPr>
        <w:t>O</w:t>
      </w:r>
      <w:r w:rsidR="00E637A5">
        <w:rPr>
          <w:rFonts w:eastAsiaTheme="minorEastAsia"/>
        </w:rPr>
        <w:t xml:space="preserve">ur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w:lastRenderedPageBreak/>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212CF81E" w:rsidR="00847387" w:rsidRPr="005B7AC6" w:rsidRDefault="00847387" w:rsidP="00F36D63">
      <w:pPr>
        <w:pStyle w:val="JamesManuscriptBody"/>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proofErr w:type="spellStart"/>
      <w:r w:rsidR="003407C6" w:rsidRPr="004C2FAB">
        <w:rPr>
          <w:rFonts w:eastAsiaTheme="minorEastAsia" w:cs="Times New Roman"/>
        </w:rPr>
        <w:t>hOUwie</w:t>
      </w:r>
      <w:proofErr w:type="spellEnd"/>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proofErr w:type="spellStart"/>
      <w:r w:rsidR="003407C6" w:rsidRPr="006E737B">
        <w:rPr>
          <w:rFonts w:eastAsiaTheme="minorEastAsia" w:cs="Times New Roman"/>
          <w:i/>
          <w:iCs/>
        </w:rPr>
        <w:t>hOUwie</w:t>
      </w:r>
      <w:proofErr w:type="spellEnd"/>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4A10467C" w14:textId="77777777" w:rsidR="00162EDF" w:rsidRDefault="00162EDF" w:rsidP="00AC3E1B">
      <w:pPr>
        <w:pStyle w:val="JamesManuscriptBody"/>
        <w:jc w:val="center"/>
        <w:rPr>
          <w:rFonts w:eastAsiaTheme="minorEastAsia"/>
          <w:i/>
        </w:rPr>
      </w:pPr>
    </w:p>
    <w:p w14:paraId="648BDC35" w14:textId="4EA27932" w:rsidR="00E268FA" w:rsidRPr="00202761" w:rsidRDefault="00847387" w:rsidP="00AC3E1B">
      <w:pPr>
        <w:pStyle w:val="JamesManuscriptBody"/>
        <w:jc w:val="center"/>
        <w:rPr>
          <w:rFonts w:eastAsiaTheme="minorEastAsia"/>
          <w:i/>
        </w:rPr>
      </w:pPr>
      <w:r>
        <w:rPr>
          <w:rFonts w:eastAsiaTheme="minorEastAsia"/>
          <w:i/>
        </w:rPr>
        <w:t xml:space="preserve">The </w:t>
      </w:r>
      <w:proofErr w:type="spellStart"/>
      <w:r w:rsidR="002C5A72" w:rsidRPr="006E737B">
        <w:rPr>
          <w:rFonts w:eastAsiaTheme="minorEastAsia" w:cs="Times New Roman"/>
          <w:i/>
        </w:rPr>
        <w:t>hOUwie</w:t>
      </w:r>
      <w:proofErr w:type="spellEnd"/>
      <w:r w:rsidR="003021B7" w:rsidRPr="00202761">
        <w:rPr>
          <w:rFonts w:eastAsiaTheme="minorEastAsia"/>
          <w:i/>
        </w:rPr>
        <w:t xml:space="preserve"> model</w:t>
      </w:r>
      <w:r>
        <w:rPr>
          <w:rFonts w:eastAsiaTheme="minorEastAsia"/>
          <w:i/>
        </w:rPr>
        <w:t xml:space="preserve"> space</w:t>
      </w:r>
    </w:p>
    <w:p w14:paraId="52DE9F80" w14:textId="49DA9C6D" w:rsidR="00BE1143" w:rsidRDefault="001A399C" w:rsidP="00AF4557">
      <w:pPr>
        <w:pStyle w:val="JamesManuscriptBody"/>
        <w:ind w:firstLine="720"/>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proofErr w:type="spellStart"/>
      <w:r w:rsidR="00FA4C41" w:rsidRPr="006E737B">
        <w:rPr>
          <w:rFonts w:eastAsiaTheme="minorEastAsia" w:cs="Times New Roman"/>
          <w:i/>
          <w:iCs/>
        </w:rPr>
        <w:t>hOUwie</w:t>
      </w:r>
      <w:proofErr w:type="spellEnd"/>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4F7FFC">
        <w:rPr>
          <w:rFonts w:eastAsiaTheme="minorEastAsia"/>
        </w:rPr>
        <w:t xml:space="preserve"> because any number of discrete characters and states can be modeled together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3A5890">
        <w:rPr>
          <w:rFonts w:eastAsiaTheme="minorEastAsia"/>
        </w:rPr>
        <w:t xml:space="preserve"> </w:t>
      </w:r>
      <w:r w:rsidR="00FF5CE2">
        <w:rPr>
          <w:rFonts w:eastAsiaTheme="minorEastAsia"/>
        </w:rPr>
        <w:t>W</w:t>
      </w:r>
      <w:r w:rsidR="00BE7BE5">
        <w:rPr>
          <w:rFonts w:eastAsiaTheme="minorEastAsia"/>
        </w:rPr>
        <w:t xml:space="preserve">e 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proofErr w:type="spellStart"/>
      <w:r w:rsidR="00040950" w:rsidRPr="006E737B">
        <w:rPr>
          <w:rFonts w:eastAsiaTheme="minorEastAsia" w:cs="Times New Roman"/>
          <w:i/>
          <w:iCs/>
        </w:rPr>
        <w:t>hOUwie</w:t>
      </w:r>
      <w:proofErr w:type="spellEnd"/>
      <w:r w:rsidR="00040950">
        <w:rPr>
          <w:rFonts w:eastAsiaTheme="minorEastAsia"/>
        </w:rPr>
        <w:t xml:space="preserve"> are a generalized form of those allowed in </w:t>
      </w:r>
      <w:proofErr w:type="spellStart"/>
      <w:r w:rsidR="00040950" w:rsidRPr="006E737B">
        <w:rPr>
          <w:rFonts w:eastAsiaTheme="minorEastAsia" w:cs="Times New Roman"/>
          <w:i/>
          <w:iCs/>
        </w:rPr>
        <w:t>OUwie</w:t>
      </w:r>
      <w:proofErr w:type="spellEnd"/>
      <w:r w:rsidR="00040950">
        <w:rPr>
          <w:rFonts w:eastAsiaTheme="minorEastAsia"/>
        </w:rPr>
        <w:t xml:space="preserve"> and now include models in which only </w:t>
      </w:r>
      <m:oMath>
        <m:r>
          <w:rPr>
            <w:rFonts w:ascii="Cambria Math" w:hAnsi="Cambria Math"/>
          </w:rPr>
          <m:t>α</m:t>
        </m:r>
      </m:oMath>
      <w:r w:rsidR="00040950">
        <w:rPr>
          <w:rFonts w:eastAsiaTheme="minorEastAsia"/>
        </w:rPr>
        <w:t xml:space="preserve"> varies (OUA), only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40950">
        <w:rPr>
          <w:rFonts w:eastAsiaTheme="minorEastAsia"/>
        </w:rPr>
        <w:t xml:space="preserve">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 xml:space="preserve">within </w:t>
      </w:r>
      <w:proofErr w:type="spellStart"/>
      <w:r w:rsidR="001E3CC9" w:rsidRPr="006E737B">
        <w:rPr>
          <w:rFonts w:eastAsiaTheme="minorEastAsia"/>
          <w:i/>
          <w:iCs/>
        </w:rPr>
        <w:t>hOUwie</w:t>
      </w:r>
      <w:proofErr w:type="spellEnd"/>
      <w:del w:id="44" w:author="O'Meara, Brian C" w:date="2022-07-04T13:38:00Z">
        <w:r w:rsidR="002C3F7C" w:rsidDel="006972C6">
          <w:rPr>
            <w:rFonts w:eastAsiaTheme="minorEastAsia"/>
          </w:rPr>
          <w:delText>,</w:delText>
        </w:r>
      </w:del>
      <w:r w:rsidR="002C3F7C">
        <w:rPr>
          <w:rFonts w:eastAsiaTheme="minorEastAsia"/>
        </w:rPr>
        <w:t xml:space="preserve"> </w:t>
      </w:r>
      <w:r w:rsidR="00BE4BFF" w:rsidRPr="002C3F7C">
        <w:rPr>
          <w:rFonts w:eastAsiaTheme="minorEastAsia"/>
        </w:rPr>
        <w:t>differs from The Ornstein–</w:t>
      </w:r>
      <w:proofErr w:type="spellStart"/>
      <w:r w:rsidR="00BE4BFF" w:rsidRPr="002C3F7C">
        <w:rPr>
          <w:rFonts w:eastAsiaTheme="minorEastAsia"/>
        </w:rPr>
        <w:t>Uhlenbeck</w:t>
      </w:r>
      <w:proofErr w:type="spellEnd"/>
      <w:r w:rsidR="00BE4BFF" w:rsidRPr="002C3F7C">
        <w:rPr>
          <w:rFonts w:eastAsiaTheme="minorEastAsia"/>
        </w:rPr>
        <w:t xml:space="preserve"> Brownian-motion (OUBM) mod</w:t>
      </w:r>
      <w:r w:rsidR="00BE4BFF" w:rsidRPr="001E3CC9">
        <w:rPr>
          <w:rFonts w:eastAsiaTheme="minorEastAsia"/>
        </w:rPr>
        <w:t xml:space="preserve">el </w:t>
      </w:r>
      <w:r w:rsidR="001E3CC9">
        <w:rPr>
          <w:rFonts w:eastAsiaTheme="minorEastAsia"/>
        </w:rPr>
        <w:t>presented</w:t>
      </w:r>
      <w:r w:rsidR="00F0267D">
        <w:rPr>
          <w:rFonts w:eastAsiaTheme="minorEastAsia"/>
        </w:rPr>
        <w:t xml:space="preserve">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proofErr w:type="spellStart"/>
      <w:r w:rsidR="009E0E5A" w:rsidRPr="009E0E5A">
        <w:rPr>
          <w:rFonts w:cs="Times New Roman"/>
        </w:rPr>
        <w:t>Bartoszek</w:t>
      </w:r>
      <w:proofErr w:type="spellEnd"/>
      <w:r w:rsidR="009E0E5A" w:rsidRPr="009E0E5A">
        <w:rPr>
          <w:rFonts w:cs="Times New Roman"/>
        </w:rPr>
        <w:t xml:space="preserve">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A85FA6">
        <w:rPr>
          <w:rFonts w:eastAsiaTheme="minorEastAsia"/>
        </w:rPr>
        <w:t xml:space="preserve">the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1B59594F" w14:textId="3994EF3A" w:rsidR="00162EDF" w:rsidRDefault="008B112C" w:rsidP="00602C1E">
      <w:pPr>
        <w:pStyle w:val="JamesManuscriptBody"/>
        <w:rPr>
          <w:rFonts w:eastAsiaTheme="minorEastAsia"/>
        </w:rPr>
        <w:pPrChange w:id="45" w:author="O'Meara, Brian C" w:date="2022-07-06T11:08:00Z">
          <w:pPr>
            <w:pStyle w:val="JamesManuscriptBody"/>
            <w:ind w:firstLine="720"/>
          </w:pPr>
        </w:pPrChange>
      </w:pPr>
      <w:r w:rsidRPr="00A259AC">
        <w:rPr>
          <w:rFonts w:eastAsiaTheme="minorEastAsia"/>
        </w:rPr>
        <w:t xml:space="preserve">The </w:t>
      </w:r>
      <w:r w:rsidR="00BE1143" w:rsidRPr="00A259AC">
        <w:rPr>
          <w:rFonts w:eastAsiaTheme="minorEastAsia"/>
        </w:rPr>
        <w:t xml:space="preserve">potential </w:t>
      </w:r>
      <w:r w:rsidRPr="00A259AC">
        <w:rPr>
          <w:rFonts w:eastAsiaTheme="minorEastAsia"/>
        </w:rPr>
        <w:t>model structures range from completely character</w:t>
      </w:r>
      <w:r w:rsidR="00847387" w:rsidRPr="00A259AC">
        <w:rPr>
          <w:rFonts w:eastAsiaTheme="minorEastAsia"/>
        </w:rPr>
        <w:t>-</w:t>
      </w:r>
      <w:r w:rsidRPr="00A259AC">
        <w:rPr>
          <w:rFonts w:eastAsiaTheme="minorEastAsia"/>
        </w:rPr>
        <w:t>dependent to character</w:t>
      </w:r>
      <w:r w:rsidR="00847387" w:rsidRPr="00A259AC">
        <w:rPr>
          <w:rFonts w:eastAsiaTheme="minorEastAsia"/>
        </w:rPr>
        <w:t>-</w:t>
      </w:r>
      <w:r w:rsidRPr="00A259AC">
        <w:rPr>
          <w:rFonts w:eastAsiaTheme="minorEastAsia"/>
        </w:rPr>
        <w:t xml:space="preserve">independent. </w:t>
      </w:r>
      <w:r w:rsidR="003F1DB3" w:rsidRPr="00A259AC">
        <w:rPr>
          <w:rFonts w:eastAsiaTheme="minorEastAsia"/>
        </w:rPr>
        <w:t>Character</w:t>
      </w:r>
      <w:r w:rsidR="00751B5C" w:rsidRPr="00A259AC">
        <w:rPr>
          <w:rFonts w:eastAsiaTheme="minorEastAsia"/>
        </w:rPr>
        <w:t>-</w:t>
      </w:r>
      <w:r w:rsidR="003F1DB3" w:rsidRPr="00A259AC">
        <w:rPr>
          <w:rFonts w:eastAsiaTheme="minorEastAsia"/>
        </w:rPr>
        <w:t xml:space="preserve">dependent </w:t>
      </w:r>
      <w:r w:rsidR="00111317" w:rsidRPr="00A259AC">
        <w:rPr>
          <w:rFonts w:eastAsiaTheme="minorEastAsia"/>
        </w:rPr>
        <w:t xml:space="preserve">(CD) </w:t>
      </w:r>
      <w:r w:rsidR="003F1DB3" w:rsidRPr="00A259AC">
        <w:rPr>
          <w:rFonts w:eastAsiaTheme="minorEastAsia"/>
        </w:rPr>
        <w:t xml:space="preserve">models are models </w:t>
      </w:r>
      <w:r w:rsidR="00CC69D5" w:rsidRPr="00A259AC">
        <w:rPr>
          <w:rFonts w:eastAsiaTheme="minorEastAsia"/>
        </w:rPr>
        <w:t xml:space="preserve">in </w:t>
      </w:r>
      <w:r w:rsidR="003F1DB3" w:rsidRPr="00A259AC">
        <w:rPr>
          <w:rFonts w:eastAsiaTheme="minorEastAsia"/>
        </w:rPr>
        <w:t xml:space="preserve">which </w:t>
      </w:r>
      <w:r w:rsidR="003F1DB3" w:rsidRPr="006972C6">
        <w:rPr>
          <w:rFonts w:eastAsiaTheme="minorEastAsia"/>
          <w:i/>
          <w:iCs/>
          <w:rPrChange w:id="46" w:author="O'Meara, Brian C" w:date="2022-07-04T13:39:00Z">
            <w:rPr>
              <w:rFonts w:eastAsiaTheme="minorEastAsia"/>
            </w:rPr>
          </w:rPrChange>
        </w:rPr>
        <w:t>any</w:t>
      </w:r>
      <w:r w:rsidR="003F1DB3" w:rsidRPr="00A259AC">
        <w:rPr>
          <w:rFonts w:eastAsiaTheme="minorEastAsia"/>
        </w:rPr>
        <w:t xml:space="preserve"> </w:t>
      </w:r>
      <w:r w:rsidR="00304777" w:rsidRPr="00A259AC">
        <w:rPr>
          <w:rFonts w:eastAsiaTheme="minorEastAsia"/>
        </w:rPr>
        <w:t xml:space="preserve">continuous </w:t>
      </w:r>
      <w:r w:rsidR="003F1DB3" w:rsidRPr="00A259AC">
        <w:rPr>
          <w:rFonts w:eastAsiaTheme="minorEastAsia"/>
        </w:rPr>
        <w:t xml:space="preserve">OU parameter differs between observed </w:t>
      </w:r>
      <w:r w:rsidR="00304777" w:rsidRPr="00A259AC">
        <w:rPr>
          <w:rFonts w:eastAsiaTheme="minorEastAsia"/>
        </w:rPr>
        <w:t xml:space="preserve">discrete </w:t>
      </w:r>
      <w:r w:rsidR="003F1DB3" w:rsidRPr="00A259AC">
        <w:rPr>
          <w:rFonts w:eastAsiaTheme="minorEastAsia"/>
        </w:rPr>
        <w:t>state</w:t>
      </w:r>
      <w:r w:rsidR="00AF4F79" w:rsidRPr="00A259AC">
        <w:rPr>
          <w:rFonts w:eastAsiaTheme="minorEastAsia"/>
        </w:rPr>
        <w:t>, wh</w:t>
      </w:r>
      <w:r w:rsidR="00847387" w:rsidRPr="00A259AC">
        <w:rPr>
          <w:rFonts w:eastAsiaTheme="minorEastAsia"/>
        </w:rPr>
        <w:t xml:space="preserve">ereas </w:t>
      </w:r>
      <w:r w:rsidR="003F1DB3" w:rsidRPr="00A259AC">
        <w:rPr>
          <w:rFonts w:eastAsiaTheme="minorEastAsia"/>
        </w:rPr>
        <w:t>character</w:t>
      </w:r>
      <w:r w:rsidR="00847387" w:rsidRPr="00A259AC">
        <w:rPr>
          <w:rFonts w:eastAsiaTheme="minorEastAsia"/>
        </w:rPr>
        <w:t>-</w:t>
      </w:r>
      <w:r w:rsidR="003F1DB3" w:rsidRPr="00A259AC">
        <w:rPr>
          <w:rFonts w:eastAsiaTheme="minorEastAsia"/>
        </w:rPr>
        <w:t>independent model</w:t>
      </w:r>
      <w:r w:rsidR="00AF4F79" w:rsidRPr="00A259AC">
        <w:rPr>
          <w:rFonts w:eastAsiaTheme="minorEastAsia"/>
        </w:rPr>
        <w:t>s</w:t>
      </w:r>
      <w:r w:rsidR="00847387" w:rsidRPr="00A259AC">
        <w:rPr>
          <w:rFonts w:eastAsiaTheme="minorEastAsia"/>
        </w:rPr>
        <w:t xml:space="preserve"> (CID)</w:t>
      </w:r>
      <w:r w:rsidR="00AF4F79" w:rsidRPr="00A259AC">
        <w:rPr>
          <w:rFonts w:eastAsiaTheme="minorEastAsia"/>
        </w:rPr>
        <w:t xml:space="preserve"> test whether observed </w:t>
      </w:r>
      <w:r w:rsidR="00304777" w:rsidRPr="00A259AC">
        <w:rPr>
          <w:rFonts w:eastAsiaTheme="minorEastAsia"/>
        </w:rPr>
        <w:t xml:space="preserve">discrete </w:t>
      </w:r>
      <w:r w:rsidR="00AF4F79" w:rsidRPr="00A259AC">
        <w:rPr>
          <w:rFonts w:eastAsiaTheme="minorEastAsia"/>
        </w:rPr>
        <w:t xml:space="preserve">states can be </w:t>
      </w:r>
      <w:r w:rsidR="00BD5901" w:rsidRPr="00A259AC">
        <w:rPr>
          <w:rFonts w:eastAsiaTheme="minorEastAsia"/>
        </w:rPr>
        <w:t>described</w:t>
      </w:r>
      <w:r w:rsidR="00AF4F79" w:rsidRPr="00A259AC">
        <w:rPr>
          <w:rFonts w:eastAsiaTheme="minorEastAsia"/>
        </w:rPr>
        <w:t xml:space="preserve"> by the same </w:t>
      </w:r>
      <w:r w:rsidR="00847387" w:rsidRPr="00A259AC">
        <w:rPr>
          <w:rFonts w:eastAsiaTheme="minorEastAsia"/>
        </w:rPr>
        <w:t xml:space="preserve">OU </w:t>
      </w:r>
      <w:r w:rsidR="00AF4F79" w:rsidRPr="00A259AC">
        <w:rPr>
          <w:rFonts w:eastAsiaTheme="minorEastAsia"/>
        </w:rPr>
        <w:t>parameters</w:t>
      </w:r>
      <w:r w:rsidR="003F1DB3" w:rsidRPr="00A259AC">
        <w:rPr>
          <w:rFonts w:eastAsiaTheme="minorEastAsia"/>
        </w:rPr>
        <w:t xml:space="preserve">. </w:t>
      </w:r>
      <w:r w:rsidR="00AF4F79" w:rsidRPr="00A259AC">
        <w:rPr>
          <w:rFonts w:eastAsiaTheme="minorEastAsia"/>
        </w:rPr>
        <w:t xml:space="preserve">There are two </w:t>
      </w:r>
      <w:r w:rsidR="00AF4F79" w:rsidRPr="00A259AC">
        <w:rPr>
          <w:rFonts w:eastAsiaTheme="minorEastAsia"/>
        </w:rPr>
        <w:lastRenderedPageBreak/>
        <w:t>types of character</w:t>
      </w:r>
      <w:r w:rsidR="00847387" w:rsidRPr="00A259AC">
        <w:rPr>
          <w:rFonts w:eastAsiaTheme="minorEastAsia"/>
        </w:rPr>
        <w:t>-</w:t>
      </w:r>
      <w:r w:rsidR="00AF4F79" w:rsidRPr="00A259AC">
        <w:rPr>
          <w:rFonts w:eastAsiaTheme="minorEastAsia"/>
        </w:rPr>
        <w:t>independent model</w:t>
      </w:r>
      <w:r w:rsidR="006D1EDC" w:rsidRPr="00A259AC">
        <w:rPr>
          <w:rFonts w:eastAsiaTheme="minorEastAsia"/>
        </w:rPr>
        <w:t xml:space="preserve"> (Fig. </w:t>
      </w:r>
      <w:r w:rsidR="00FD0569" w:rsidRPr="00A259AC">
        <w:rPr>
          <w:rFonts w:eastAsiaTheme="minorEastAsia"/>
        </w:rPr>
        <w:t>1</w:t>
      </w:r>
      <w:r w:rsidR="006D1EDC" w:rsidRPr="00A259AC">
        <w:rPr>
          <w:rFonts w:eastAsiaTheme="minorEastAsia"/>
        </w:rPr>
        <w:t>)</w:t>
      </w:r>
      <w:r w:rsidR="00AF4F79" w:rsidRPr="00A259AC">
        <w:rPr>
          <w:rFonts w:eastAsiaTheme="minorEastAsia"/>
        </w:rPr>
        <w:t xml:space="preserve">. </w:t>
      </w:r>
      <w:r w:rsidR="008552CC" w:rsidRPr="00A259AC">
        <w:rPr>
          <w:rFonts w:eastAsiaTheme="minorEastAsia"/>
        </w:rPr>
        <w:t>F</w:t>
      </w:r>
      <w:r w:rsidR="00D30CA8" w:rsidRPr="00A259AC">
        <w:rPr>
          <w:rFonts w:eastAsiaTheme="minorEastAsia"/>
        </w:rPr>
        <w:t>irst</w:t>
      </w:r>
      <w:r w:rsidR="008552CC" w:rsidRPr="00A259AC">
        <w:rPr>
          <w:rFonts w:eastAsiaTheme="minorEastAsia"/>
        </w:rPr>
        <w:t>,</w:t>
      </w:r>
      <w:r w:rsidR="00D30CA8" w:rsidRPr="00A259AC">
        <w:rPr>
          <w:rFonts w:eastAsiaTheme="minorEastAsia"/>
        </w:rPr>
        <w:t xml:space="preserve"> </w:t>
      </w:r>
      <w:r w:rsidR="008552CC" w:rsidRPr="00A259AC">
        <w:rPr>
          <w:rFonts w:eastAsiaTheme="minorEastAsia"/>
        </w:rPr>
        <w:t>character</w:t>
      </w:r>
      <w:r w:rsidR="00847387" w:rsidRPr="00A259AC">
        <w:rPr>
          <w:rFonts w:eastAsiaTheme="minorEastAsia"/>
        </w:rPr>
        <w:t>-</w:t>
      </w:r>
      <w:r w:rsidR="008552CC" w:rsidRPr="00A259AC">
        <w:rPr>
          <w:rFonts w:eastAsiaTheme="minorEastAsia"/>
        </w:rPr>
        <w:t xml:space="preserve">independent models include structures </w:t>
      </w:r>
      <w:r w:rsidR="00D30CA8" w:rsidRPr="00A259AC">
        <w:rPr>
          <w:rFonts w:eastAsiaTheme="minorEastAsia"/>
        </w:rPr>
        <w:t>where there are no differences between any OU parameters</w:t>
      </w:r>
      <w:r w:rsidR="00A05383" w:rsidRPr="00A259AC">
        <w:rPr>
          <w:rFonts w:eastAsiaTheme="minorEastAsia"/>
        </w:rPr>
        <w:t xml:space="preserve">. Under this model the entire evolutionary history of the clade can be described by a single </w:t>
      </w:r>
      <m:oMath>
        <m:r>
          <w:rPr>
            <w:rFonts w:ascii="Cambria Math" w:eastAsiaTheme="minorEastAsia" w:hAnsi="Cambria Math"/>
          </w:rPr>
          <m:t>α</m:t>
        </m:r>
      </m:oMath>
      <w:r w:rsidR="00A85FA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A85FA6">
        <w:rPr>
          <w:rFonts w:eastAsiaTheme="minorEastAsia"/>
        </w:rPr>
        <w:t xml:space="preserve">, and </w:t>
      </w:r>
      <m:oMath>
        <m:r>
          <w:rPr>
            <w:rFonts w:ascii="Cambria Math" w:eastAsiaTheme="minorEastAsia" w:hAnsi="Cambria Math"/>
          </w:rPr>
          <m:t>θ</m:t>
        </m:r>
      </m:oMath>
      <w:r w:rsidR="00A85FA6">
        <w:rPr>
          <w:rFonts w:eastAsiaTheme="minorEastAsia"/>
        </w:rPr>
        <w:t xml:space="preserve"> </w:t>
      </w:r>
      <w:r w:rsidR="006D1EDC" w:rsidRPr="00A259AC">
        <w:rPr>
          <w:rFonts w:eastAsiaTheme="minorEastAsia"/>
        </w:rPr>
        <w:t xml:space="preserve">(Fig. </w:t>
      </w:r>
      <w:r w:rsidR="008A5EB1" w:rsidRPr="00A259AC">
        <w:rPr>
          <w:rFonts w:eastAsiaTheme="minorEastAsia"/>
        </w:rPr>
        <w:t>1</w:t>
      </w:r>
      <w:r w:rsidR="006D1EDC" w:rsidRPr="00A259AC">
        <w:rPr>
          <w:rFonts w:eastAsiaTheme="minorEastAsia"/>
        </w:rPr>
        <w:t>a)</w:t>
      </w:r>
      <w:r w:rsidR="003E3F40" w:rsidRPr="00A259AC">
        <w:rPr>
          <w:rFonts w:eastAsiaTheme="minorEastAsia"/>
        </w:rPr>
        <w:t xml:space="preserve">. </w:t>
      </w:r>
      <w:r w:rsidR="009F4B96" w:rsidRPr="00A259AC">
        <w:rPr>
          <w:rFonts w:eastAsiaTheme="minorEastAsia"/>
        </w:rPr>
        <w:t>To combat this unrealistic assumption we introduce a character</w:t>
      </w:r>
      <w:r w:rsidR="00751B5C" w:rsidRPr="00A259AC">
        <w:rPr>
          <w:rFonts w:eastAsiaTheme="minorEastAsia"/>
        </w:rPr>
        <w:t>-</w:t>
      </w:r>
      <w:r w:rsidR="009F4B96" w:rsidRPr="00A259AC">
        <w:rPr>
          <w:rFonts w:eastAsiaTheme="minorEastAsia"/>
        </w:rPr>
        <w:t>independent model which allows for differences in the OU parameters to depend upon an unobserved hidden state (CID+)</w:t>
      </w:r>
      <w:r w:rsidR="00E824D9" w:rsidRPr="00A259AC">
        <w:rPr>
          <w:rFonts w:eastAsiaTheme="minorEastAsia"/>
        </w:rPr>
        <w:t xml:space="preserve"> and has been shown to </w:t>
      </w:r>
      <w:r w:rsidR="002F407D" w:rsidRPr="00A259AC">
        <w:rPr>
          <w:rFonts w:eastAsiaTheme="minorEastAsia"/>
        </w:rPr>
        <w:t xml:space="preserve">correct for the bias towards detecting correlation </w:t>
      </w:r>
      <w:r w:rsidR="002F407D" w:rsidRPr="00A259AC">
        <w:rPr>
          <w:rFonts w:eastAsiaTheme="minorEastAsia"/>
        </w:rPr>
        <w:fldChar w:fldCharType="begin"/>
      </w:r>
      <w:r w:rsidR="009E0E5A" w:rsidRPr="00A259AC">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A259AC">
        <w:rPr>
          <w:rFonts w:eastAsiaTheme="minorEastAsia"/>
        </w:rPr>
        <w:fldChar w:fldCharType="separate"/>
      </w:r>
      <w:r w:rsidR="009E0E5A" w:rsidRPr="00A259AC">
        <w:rPr>
          <w:rFonts w:cs="Times New Roman"/>
        </w:rPr>
        <w:t>(Boyko and Beaulieu 2022)</w:t>
      </w:r>
      <w:r w:rsidR="002F407D" w:rsidRPr="00A259AC">
        <w:rPr>
          <w:rFonts w:eastAsiaTheme="minorEastAsia"/>
        </w:rPr>
        <w:fldChar w:fldCharType="end"/>
      </w:r>
      <w:r w:rsidR="009F4B96" w:rsidRPr="00A259AC">
        <w:rPr>
          <w:rFonts w:eastAsiaTheme="minorEastAsia"/>
        </w:rPr>
        <w:t xml:space="preserve">. This </w:t>
      </w:r>
      <w:r w:rsidR="00BD5901" w:rsidRPr="00A259AC">
        <w:rPr>
          <w:rFonts w:eastAsiaTheme="minorEastAsia"/>
        </w:rPr>
        <w:t xml:space="preserve">addition </w:t>
      </w:r>
      <w:r w:rsidR="009F4B96" w:rsidRPr="00A259AC">
        <w:rPr>
          <w:rFonts w:eastAsiaTheme="minorEastAsia"/>
        </w:rPr>
        <w:t>allows for heterogeneity within the evolutionary process without the necessity of it being linked to a focal trait</w:t>
      </w:r>
      <w:r w:rsidR="00464BDC" w:rsidRPr="00A259AC">
        <w:rPr>
          <w:rFonts w:eastAsiaTheme="minorEastAsia"/>
        </w:rPr>
        <w:t xml:space="preserve"> (Fig. </w:t>
      </w:r>
      <w:r w:rsidR="008A5EB1" w:rsidRPr="00A259AC">
        <w:rPr>
          <w:rFonts w:eastAsiaTheme="minorEastAsia"/>
        </w:rPr>
        <w:t>1</w:t>
      </w:r>
      <w:r w:rsidR="00464BDC" w:rsidRPr="00A259AC">
        <w:rPr>
          <w:rFonts w:eastAsiaTheme="minorEastAsia"/>
        </w:rPr>
        <w:t>c)</w:t>
      </w:r>
      <w:r w:rsidR="009F4B96" w:rsidRPr="00A259AC">
        <w:rPr>
          <w:rFonts w:eastAsiaTheme="minorEastAsia"/>
        </w:rPr>
        <w:t xml:space="preserve">. </w:t>
      </w:r>
      <w:r w:rsidR="001D454F" w:rsidRPr="00A259AC">
        <w:rPr>
          <w:rFonts w:eastAsiaTheme="minorEastAsia"/>
        </w:rPr>
        <w:t>In total we examine 22 unique model structures (2 CID, 10 CD, and 10CID+)</w:t>
      </w:r>
      <w:r w:rsidR="007F70F8" w:rsidRPr="00A259AC">
        <w:rPr>
          <w:rFonts w:eastAsiaTheme="minorEastAsia"/>
        </w:rPr>
        <w:t xml:space="preserve">. </w:t>
      </w:r>
    </w:p>
    <w:p w14:paraId="589D2694" w14:textId="77777777" w:rsidR="00162EDF" w:rsidRPr="00A259AC" w:rsidRDefault="00162EDF" w:rsidP="00BE1143">
      <w:pPr>
        <w:pStyle w:val="JamesManuscriptBody"/>
        <w:ind w:firstLine="720"/>
        <w:rPr>
          <w:rFonts w:eastAsiaTheme="minorEastAsia"/>
        </w:rPr>
      </w:pP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43FCFC70" w:rsidR="00275D83" w:rsidRDefault="00D32B08" w:rsidP="001B1A0E">
      <w:pPr>
        <w:pStyle w:val="JamesManuscriptBody"/>
        <w:ind w:firstLine="720"/>
        <w:rPr>
          <w:rFonts w:eastAsiaTheme="minorEastAsia"/>
        </w:rPr>
      </w:pPr>
      <w:r>
        <w:rPr>
          <w:rFonts w:eastAsiaTheme="minorEastAsia"/>
        </w:rPr>
        <w:t xml:space="preserve">For each of the 22 </w:t>
      </w:r>
      <w:proofErr w:type="spellStart"/>
      <w:r w:rsidRPr="006E737B">
        <w:rPr>
          <w:rFonts w:eastAsiaTheme="minorEastAsia"/>
          <w:i/>
          <w:iCs/>
        </w:rPr>
        <w:t>hOUwie</w:t>
      </w:r>
      <w:proofErr w:type="spellEnd"/>
      <w:r>
        <w:rPr>
          <w:rFonts w:eastAsiaTheme="minorEastAsia"/>
        </w:rPr>
        <w:t xml:space="preserv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birth phylogenetic tree</w:t>
      </w:r>
      <w:r w:rsidR="001B7D91">
        <w:rPr>
          <w:rFonts w:eastAsiaTheme="minorEastAsia"/>
        </w:rPr>
        <w:t>s</w:t>
      </w:r>
      <w:r w:rsidR="00E307E3">
        <w:rPr>
          <w:rFonts w:eastAsiaTheme="minorEastAsia"/>
        </w:rPr>
        <w:t xml:space="preserv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rescaled tree height to 1</w:t>
      </w:r>
      <w:r w:rsidR="00162EDF">
        <w:rPr>
          <w:rFonts w:eastAsiaTheme="minorEastAsia"/>
        </w:rPr>
        <w:t>, and t</w:t>
      </w:r>
      <w:r w:rsidR="00C922A2">
        <w:rPr>
          <w:rFonts w:eastAsiaTheme="minorEastAsia"/>
        </w:rPr>
        <w:t xml:space="preserve">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w:t>
      </w:r>
      <w:r w:rsidR="00DA1860">
        <w:rPr>
          <w:rFonts w:eastAsiaTheme="minorEastAsia"/>
        </w:rPr>
        <w:t xml:space="preserve"> (model structure</w:t>
      </w:r>
      <w:r w:rsidR="00FB3099">
        <w:rPr>
          <w:rFonts w:eastAsiaTheme="minorEastAsia"/>
        </w:rPr>
        <w:t xml:space="preserve">s associated with model </w:t>
      </w:r>
      <w:r w:rsidR="00DA1860">
        <w:rPr>
          <w:rFonts w:eastAsiaTheme="minorEastAsia"/>
        </w:rPr>
        <w:t>name are shown in Table 1)</w:t>
      </w:r>
      <w:r w:rsidR="00CA1917">
        <w:rPr>
          <w:rFonts w:eastAsiaTheme="minorEastAsia"/>
        </w:rPr>
        <w:t xml:space="preserve">.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lastRenderedPageBreak/>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 xml:space="preserve">(Beaulieu et al. 2012; Ho and </w:t>
      </w:r>
      <w:proofErr w:type="spellStart"/>
      <w:r w:rsidR="00BF64AE" w:rsidRPr="00BF64AE">
        <w:t>Ané</w:t>
      </w:r>
      <w:proofErr w:type="spellEnd"/>
      <w:r w:rsidR="00BF64AE" w:rsidRPr="00BF64AE">
        <w:t xml:space="preserve"> 2014</w:t>
      </w:r>
      <w:r w:rsidR="00BF64AE" w:rsidRPr="00BF64AE">
        <w:rPr>
          <w:i/>
          <w:iCs/>
        </w:rPr>
        <w:t>a</w:t>
      </w:r>
      <w:r w:rsidR="00BF64AE" w:rsidRPr="00BF64AE">
        <w:t xml:space="preserve">; </w:t>
      </w:r>
      <w:proofErr w:type="spellStart"/>
      <w:r w:rsidR="00BF64AE" w:rsidRPr="00BF64AE">
        <w:t>Cressler</w:t>
      </w:r>
      <w:proofErr w:type="spellEnd"/>
      <w:r w:rsidR="00BF64AE" w:rsidRPr="00BF64AE">
        <w:t xml:space="preserve">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proofErr w:type="spellStart"/>
      <w:r w:rsidR="00986388" w:rsidRPr="006E737B">
        <w:rPr>
          <w:rFonts w:eastAsiaTheme="minorEastAsia" w:cs="Times New Roman"/>
          <w:i/>
          <w:iCs/>
        </w:rPr>
        <w:t>hOUwie</w:t>
      </w:r>
      <w:proofErr w:type="spellEnd"/>
      <w:r w:rsidR="00986388">
        <w:rPr>
          <w:rFonts w:eastAsiaTheme="minorEastAsia"/>
        </w:rPr>
        <w:t xml:space="preserve"> uses a variable number of mappings, we evaluate changing the 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 xml:space="preserve">Each dataset was evaluated using the true generating model, a BM1, an OU1, and either the character-dependent or character-independent counterpart to the generating model. For example, if the data </w:t>
      </w:r>
      <w:del w:id="47" w:author="O'Meara, Brian C" w:date="2022-07-05T16:00:00Z">
        <w:r w:rsidR="00FB3861" w:rsidDel="008A7B33">
          <w:rPr>
            <w:rFonts w:eastAsiaTheme="minorEastAsia"/>
          </w:rPr>
          <w:delText xml:space="preserve">was </w:delText>
        </w:r>
      </w:del>
      <w:ins w:id="48" w:author="O'Meara, Brian C" w:date="2022-07-05T16:00:00Z">
        <w:r w:rsidR="008A7B33">
          <w:rPr>
            <w:rFonts w:eastAsiaTheme="minorEastAsia"/>
          </w:rPr>
          <w:t>were</w:t>
        </w:r>
        <w:r w:rsidR="008A7B33">
          <w:rPr>
            <w:rFonts w:eastAsiaTheme="minorEastAsia"/>
          </w:rPr>
          <w:t xml:space="preserve"> </w:t>
        </w:r>
      </w:ins>
      <w:r w:rsidR="00FB3861">
        <w:rPr>
          <w:rFonts w:eastAsiaTheme="minorEastAsia"/>
        </w:rPr>
        <w:t>simulated under a character-dependent OUM model where the value of</w:t>
      </w:r>
      <w:r w:rsidR="00F026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than BM1 or </w:t>
      </w:r>
      <w:r w:rsidR="00653AC1" w:rsidRPr="00827E49">
        <w:rPr>
          <w:rFonts w:eastAsiaTheme="minorEastAsia"/>
        </w:rPr>
        <w:t xml:space="preserve">OU1 </w:t>
      </w:r>
      <w:r w:rsidR="00E91572" w:rsidRPr="00827E49">
        <w:rPr>
          <w:rFonts w:eastAsiaTheme="minorEastAsia"/>
        </w:rPr>
        <w:fldChar w:fldCharType="begin"/>
      </w:r>
      <w:r w:rsidR="00A259AC">
        <w:rPr>
          <w:rFonts w:eastAsiaTheme="minorEastAsia"/>
        </w:rPr>
        <w:instrText xml:space="preserve"> ADDIN ZOTERO_ITEM CSL_CITATION {"citationID":"ab67ok3sqk","properties":{"formattedCitation":"(Beaulieu and O\\uc0\\u8217{}Meara 2016; Uyeda et al. 2018; May and Moore 2020; Boyko and Beaulieu 2022)","plainCitation":"(Beaulieu and O’Meara 2016; Uyeda et al. 2018; May and Moore 2020;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827E49">
        <w:rPr>
          <w:rFonts w:eastAsiaTheme="minorEastAsia"/>
        </w:rPr>
        <w:fldChar w:fldCharType="separate"/>
      </w:r>
      <w:r w:rsidR="00A259AC" w:rsidRPr="00A259AC">
        <w:rPr>
          <w:rFonts w:cs="Times New Roman"/>
        </w:rPr>
        <w:t>(Beaulieu and O’Meara 2016; Uyeda et al. 2018; May and Moore 2020; Boyko and Beaulieu 2022)</w:t>
      </w:r>
      <w:r w:rsidR="00E91572" w:rsidRPr="00827E49">
        <w:rPr>
          <w:rFonts w:eastAsiaTheme="minorEastAsia"/>
        </w:rPr>
        <w:fldChar w:fldCharType="end"/>
      </w:r>
      <w:r w:rsidR="00653AC1" w:rsidRPr="00827E49">
        <w:rPr>
          <w:rFonts w:eastAsiaTheme="minorEastAsia"/>
        </w:rPr>
        <w:t>.</w:t>
      </w:r>
    </w:p>
    <w:p w14:paraId="1A18ACCF" w14:textId="77777777" w:rsidR="00162EDF" w:rsidRPr="00827E49" w:rsidRDefault="00162EDF" w:rsidP="001B1A0E">
      <w:pPr>
        <w:pStyle w:val="JamesManuscriptBody"/>
        <w:ind w:firstLine="720"/>
        <w:rPr>
          <w:rFonts w:eastAsiaTheme="minorEastAsia"/>
        </w:rPr>
      </w:pP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BC671CC" w14:textId="6B13B551" w:rsidR="00385F9E" w:rsidRDefault="00385F9E" w:rsidP="00385F9E">
      <w:pPr>
        <w:pStyle w:val="JamesManuscriptBody"/>
        <w:ind w:firstLine="720"/>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Pr>
          <w:rFonts w:eastAsiaTheme="minorEastAsia"/>
        </w:rPr>
        <w:fldChar w:fldCharType="begin"/>
      </w:r>
      <w:r>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Pr>
          <w:rFonts w:eastAsiaTheme="minorEastAsia"/>
        </w:rPr>
        <w:fldChar w:fldCharType="separate"/>
      </w:r>
      <w:r>
        <w:rPr>
          <w:rFonts w:eastAsiaTheme="minorEastAsia"/>
          <w:noProof/>
        </w:rPr>
        <w:t>(Levin et al. 2003)</w:t>
      </w:r>
      <w:r>
        <w:rPr>
          <w:rFonts w:eastAsiaTheme="minorEastAsia"/>
        </w:rPr>
        <w:fldChar w:fldCharType="end"/>
      </w:r>
      <w:r>
        <w:rPr>
          <w:rFonts w:eastAsiaTheme="minorEastAsia"/>
        </w:rPr>
        <w:t xml:space="preserve">. Generally, the expectation is that seeds dispersed by frugivores are going to be dispersed to environments more like their parents’ environment, whereas abiotically dispersed seeds are likely to be more erratic in their dispersal patterns </w:t>
      </w:r>
      <w:r>
        <w:rPr>
          <w:rFonts w:eastAsiaTheme="minorEastAsia"/>
        </w:rPr>
        <w:fldChar w:fldCharType="begin"/>
      </w:r>
      <w:r>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Pr>
          <w:rFonts w:eastAsiaTheme="minorEastAsia"/>
        </w:rPr>
        <w:fldChar w:fldCharType="separate"/>
      </w:r>
      <w:r>
        <w:rPr>
          <w:rFonts w:eastAsiaTheme="minorEastAsia"/>
          <w:noProof/>
        </w:rPr>
        <w:t>(Schupp 1993; Westoby et al. 1996)</w:t>
      </w:r>
      <w:r>
        <w:rPr>
          <w:rFonts w:eastAsiaTheme="minorEastAsia"/>
        </w:rPr>
        <w:fldChar w:fldCharType="end"/>
      </w:r>
      <w:r>
        <w:rPr>
          <w:rFonts w:eastAsiaTheme="minorEastAsia"/>
        </w:rPr>
        <w:t>. Furthermore, it has been proposed that adaptations for frugivorous dispersal is linked to tropical and subtropical biomes</w:t>
      </w:r>
      <w:r w:rsidR="007E058B">
        <w:rPr>
          <w:rFonts w:eastAsiaTheme="minorEastAsia"/>
        </w:rPr>
        <w:t xml:space="preserve">, </w:t>
      </w:r>
      <w:r>
        <w:rPr>
          <w:rFonts w:eastAsiaTheme="minorEastAsia"/>
        </w:rPr>
        <w:t xml:space="preserve">because in these warmer and wetter habitats, large trees create shady environments where competition for light is more important. A shadier habitat then imposes a selective pressure for larger seeds because more nutrients are needed for germination </w:t>
      </w:r>
      <w:ins w:id="49" w:author="O'Meara, Brian C" w:date="2022-07-05T16:02:00Z">
        <w:r w:rsidR="008A7B33">
          <w:rPr>
            <w:rFonts w:eastAsiaTheme="minorEastAsia"/>
          </w:rPr>
          <w:t xml:space="preserve">and initial survival </w:t>
        </w:r>
      </w:ins>
      <w:r>
        <w:rPr>
          <w:rFonts w:eastAsiaTheme="minorEastAsia"/>
        </w:rPr>
        <w:fldChar w:fldCharType="begin"/>
      </w:r>
      <w:r>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Pr>
          <w:rFonts w:eastAsiaTheme="minorEastAsia"/>
        </w:rPr>
        <w:fldChar w:fldCharType="separate"/>
      </w:r>
      <w:r>
        <w:rPr>
          <w:rFonts w:eastAsiaTheme="minorEastAsia"/>
          <w:noProof/>
        </w:rPr>
        <w:t>(Foster and Janson 1985)</w:t>
      </w:r>
      <w:r>
        <w:rPr>
          <w:rFonts w:eastAsiaTheme="minorEastAsia"/>
        </w:rPr>
        <w:fldChar w:fldCharType="end"/>
      </w:r>
      <w:r>
        <w:rPr>
          <w:rFonts w:eastAsiaTheme="minorEastAsia"/>
        </w:rPr>
        <w:t xml:space="preserve">. However, the evolution of larger seeds comes with a tradeoff </w:t>
      </w:r>
      <w:r>
        <w:rPr>
          <w:rFonts w:eastAsiaTheme="minorEastAsia"/>
        </w:rPr>
        <w:lastRenderedPageBreak/>
        <w:t xml:space="preserve">as they have a significantly lower dispersal potential </w:t>
      </w:r>
      <w:r>
        <w:rPr>
          <w:rFonts w:eastAsiaTheme="minorEastAsia"/>
        </w:rPr>
        <w:fldChar w:fldCharType="begin"/>
      </w:r>
      <w:r>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Pr>
          <w:rFonts w:eastAsiaTheme="minorEastAsia"/>
        </w:rPr>
        <w:fldChar w:fldCharType="separate"/>
      </w:r>
      <w:r>
        <w:rPr>
          <w:rFonts w:eastAsiaTheme="minorEastAsia"/>
          <w:noProof/>
        </w:rPr>
        <w:t>(Howe and Smallwood 1982)</w:t>
      </w:r>
      <w:r>
        <w:rPr>
          <w:rFonts w:eastAsiaTheme="minorEastAsia"/>
        </w:rPr>
        <w:fldChar w:fldCharType="end"/>
      </w:r>
      <w:r>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Pr="00C600F5">
        <w:rPr>
          <w:rFonts w:eastAsiaTheme="minorEastAsia"/>
        </w:rPr>
        <w:t xml:space="preserve"> </w:t>
      </w:r>
    </w:p>
    <w:p w14:paraId="24C020CD" w14:textId="48FCAC97" w:rsidR="00167A8C" w:rsidRDefault="00385F9E" w:rsidP="00385F9E">
      <w:pPr>
        <w:pStyle w:val="JamesManuscriptBody"/>
        <w:ind w:firstLine="720"/>
        <w:rPr>
          <w:rFonts w:eastAsiaTheme="minorEastAsia"/>
        </w:rPr>
      </w:pPr>
      <w:r>
        <w:rPr>
          <w:rFonts w:eastAsiaTheme="minorEastAsia"/>
        </w:rPr>
        <w:t xml:space="preserve">Here we use dry or fleshy fruit morphology as a proxy for abiotic or biotic seed dispersal </w:t>
      </w:r>
      <w:r w:rsidRPr="00385F9E">
        <w:rPr>
          <w:rFonts w:eastAsiaTheme="minorEastAsia"/>
        </w:rPr>
        <w:fldChar w:fldCharType="begin"/>
      </w:r>
      <w:r w:rsidR="00A259AC">
        <w:rPr>
          <w:rFonts w:eastAsiaTheme="minorEastAsia"/>
        </w:rPr>
        <w:instrText xml:space="preserve"> ADDIN ZOTERO_ITEM CSL_CITATION {"citationID":"a116j79h4ko","properties":{"formattedCitation":"(Lorts et al. 2008)","plainCitation":"(Lorts et al. 2008)","noteIndex":0},"citationItems":[{"id":8876,"uris":["http://zotero.org/users/local/X8CzRyu0/items/LF7LNVA3"],"itemData":{"id":8876,"type":"article-journal","abstract":"Success of flowering plants is greatly dependent on effective seed dis...","container-title":"Journal of Systematics and Evolution","DOI":"10.3724/SP.J.1002.2008.08039","ISSN":"1674-4918","issue":"3","language":"en","page":"396","source":"www.jse.ac.cn","title":"Evolution of fruit types and seed dispersal:A phylogenetic and ecological snapshot","title-short":"Evolution of fruit types and seed dispersal","volume":"46","author":[{"family":"Lorts","given":"Claire M."},{"family":"Briggeman","given":"Trevor"},{"family":"Sang","given":"Tao"}],"issued":{"date-parts":[["2008",5,18]]}}}],"schema":"https://github.com/citation-style-language/schema/raw/master/csl-citation.json"} </w:instrText>
      </w:r>
      <w:r w:rsidRPr="00385F9E">
        <w:rPr>
          <w:rFonts w:eastAsiaTheme="minorEastAsia"/>
        </w:rPr>
        <w:fldChar w:fldCharType="separate"/>
      </w:r>
      <w:r w:rsidR="00A259AC" w:rsidRPr="00A259AC">
        <w:rPr>
          <w:rFonts w:cs="Times New Roman"/>
        </w:rPr>
        <w:t>(</w:t>
      </w:r>
      <w:proofErr w:type="spellStart"/>
      <w:r w:rsidR="00A259AC" w:rsidRPr="00A259AC">
        <w:rPr>
          <w:rFonts w:cs="Times New Roman"/>
        </w:rPr>
        <w:t>Lorts</w:t>
      </w:r>
      <w:proofErr w:type="spellEnd"/>
      <w:r w:rsidR="00A259AC" w:rsidRPr="00A259AC">
        <w:rPr>
          <w:rFonts w:cs="Times New Roman"/>
        </w:rPr>
        <w:t xml:space="preserve"> et al. 2008)</w:t>
      </w:r>
      <w:r w:rsidRPr="00385F9E">
        <w:rPr>
          <w:rFonts w:eastAsiaTheme="minorEastAsia"/>
        </w:rPr>
        <w:fldChar w:fldCharType="end"/>
      </w:r>
      <w:r>
        <w:rPr>
          <w:rFonts w:eastAsiaTheme="minorEastAsia"/>
        </w:rPr>
        <w:t xml:space="preserve"> to evaluate </w:t>
      </w:r>
      <w:r w:rsidR="00167A8C">
        <w:rPr>
          <w:rFonts w:eastAsiaTheme="minorEastAsia"/>
        </w:rPr>
        <w:t>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 xml:space="preserve">but specifically measuring </w:t>
      </w:r>
      <w:r w:rsidR="00827E49">
        <w:rPr>
          <w:rFonts w:eastAsiaTheme="minorEastAsia"/>
        </w:rPr>
        <w:t xml:space="preserve">the </w:t>
      </w:r>
      <w:r w:rsidR="00D74C7A">
        <w:rPr>
          <w:rFonts w:eastAsiaTheme="minorEastAsia"/>
        </w:rPr>
        <w:t>aridity</w:t>
      </w:r>
      <w:r w:rsidR="00827E49">
        <w:rPr>
          <w:rFonts w:eastAsiaTheme="minorEastAsia"/>
        </w:rPr>
        <w:t xml:space="preserve"> index</w:t>
      </w:r>
      <w:r w:rsidR="00167A8C">
        <w:rPr>
          <w:rFonts w:eastAsiaTheme="minorEastAsia"/>
        </w:rPr>
        <w:t xml:space="preserve">. First, we expect that the climatic optima for </w:t>
      </w:r>
      <w:r w:rsidR="00827E49">
        <w:rPr>
          <w:rFonts w:eastAsiaTheme="minorEastAsia"/>
        </w:rPr>
        <w:t xml:space="preserve">fleshy </w:t>
      </w:r>
      <w:r w:rsidR="00B750B3">
        <w:rPr>
          <w:rFonts w:eastAsiaTheme="minorEastAsia"/>
        </w:rPr>
        <w:t>fruits</w:t>
      </w:r>
      <w:r w:rsidR="00167A8C">
        <w:rPr>
          <w:rFonts w:eastAsiaTheme="minorEastAsia"/>
        </w:rPr>
        <w:t xml:space="preserve"> will be </w:t>
      </w:r>
      <w:r w:rsidR="00B750B3">
        <w:rPr>
          <w:rFonts w:eastAsiaTheme="minorEastAsia"/>
        </w:rPr>
        <w:t xml:space="preserve">more </w:t>
      </w:r>
      <w:r w:rsidR="00827E49">
        <w:rPr>
          <w:rFonts w:eastAsiaTheme="minorEastAsia"/>
        </w:rPr>
        <w:t>humid</w:t>
      </w:r>
      <w:r w:rsidR="00167A8C">
        <w:rPr>
          <w:rFonts w:eastAsiaTheme="minorEastAsia"/>
        </w:rPr>
        <w:t xml:space="preserve"> compared to</w:t>
      </w:r>
      <w:r w:rsidR="00695337">
        <w:rPr>
          <w:rFonts w:eastAsiaTheme="minorEastAsia"/>
        </w:rPr>
        <w:t xml:space="preserve"> </w:t>
      </w:r>
      <w:r w:rsidR="00827E49">
        <w:rPr>
          <w:rFonts w:eastAsiaTheme="minorEastAsia"/>
        </w:rPr>
        <w:t xml:space="preserve">dry </w:t>
      </w:r>
      <w:r w:rsidR="00695337">
        <w:rPr>
          <w:rFonts w:eastAsiaTheme="minorEastAsia"/>
        </w:rPr>
        <w:t xml:space="preserve">fruits </w:t>
      </w:r>
      <w:r w:rsidR="00DB559C">
        <w:rPr>
          <w:rFonts w:eastAsiaTheme="minorEastAsia"/>
        </w:rPr>
        <w:t>(</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fleshy</m:t>
            </m:r>
          </m:sub>
        </m:sSub>
      </m:oMath>
      <w:r w:rsidR="00DB559C">
        <w:rPr>
          <w:rFonts w:eastAsiaTheme="minorEastAsia"/>
        </w:rPr>
        <w:t>)</w:t>
      </w:r>
      <w:r w:rsidR="00167A8C">
        <w:rPr>
          <w:rFonts w:eastAsiaTheme="minorEastAsia"/>
        </w:rPr>
        <w:t xml:space="preserve">. Second, we expect that </w:t>
      </w:r>
      <w:r w:rsidR="00695337">
        <w:rPr>
          <w:rFonts w:eastAsiaTheme="minorEastAsia"/>
        </w:rPr>
        <w:t>dry fruits</w:t>
      </w:r>
      <w:r w:rsidR="00167A8C">
        <w:rPr>
          <w:rFonts w:eastAsiaTheme="minorEastAsia"/>
        </w:rPr>
        <w:t xml:space="preserve">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dry</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fleshy</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sidR="00167A8C">
        <w:rPr>
          <w:rFonts w:eastAsiaTheme="minorEastAsia"/>
        </w:rPr>
        <w:t xml:space="preserve">Finally, we expect that </w:t>
      </w:r>
      <w:r w:rsidR="00DB559C">
        <w:rPr>
          <w:rFonts w:eastAsiaTheme="minorEastAsia"/>
        </w:rPr>
        <w:t xml:space="preserve">the climatic niches of </w:t>
      </w:r>
      <w:r w:rsidR="00695337">
        <w:rPr>
          <w:rFonts w:eastAsiaTheme="minorEastAsia"/>
        </w:rPr>
        <w:t xml:space="preserve">fleshy fruits </w:t>
      </w:r>
      <w:r w:rsidR="00167A8C">
        <w:rPr>
          <w:rFonts w:eastAsiaTheme="minorEastAsia"/>
        </w:rPr>
        <w:t xml:space="preserve">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fleshy</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proofErr w:type="spellStart"/>
      <w:r w:rsidR="00625A2B" w:rsidRPr="006E737B">
        <w:rPr>
          <w:rFonts w:eastAsiaTheme="minorEastAsia" w:cs="Times New Roman"/>
          <w:i/>
          <w:iCs/>
        </w:rPr>
        <w:t>hOUwie</w:t>
      </w:r>
      <w:proofErr w:type="spellEnd"/>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w:t>
      </w:r>
      <w:r w:rsidR="007E058B">
        <w:rPr>
          <w:rFonts w:eastAsiaTheme="minorEastAsia"/>
        </w:rPr>
        <w:t xml:space="preserve">focus our attention on </w:t>
      </w:r>
      <w:r w:rsidR="004605F3">
        <w:rPr>
          <w:rFonts w:eastAsiaTheme="minorEastAsia"/>
        </w:rPr>
        <w:t xml:space="preserve">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xml:space="preserve">. </w:t>
      </w:r>
      <w:r w:rsidR="007E058B">
        <w:rPr>
          <w:rFonts w:eastAsiaTheme="minorEastAsia"/>
        </w:rPr>
        <w:t>Namely,</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 xml:space="preserve">phenotypic optima of </w:t>
      </w:r>
      <w:r w:rsidR="00695337">
        <w:rPr>
          <w:rFonts w:eastAsiaTheme="minorEastAsia"/>
        </w:rPr>
        <w:t>dry fruits</w:t>
      </w:r>
      <w:r w:rsidR="00EC424D">
        <w:rPr>
          <w:rFonts w:eastAsiaTheme="minorEastAsia"/>
        </w:rPr>
        <w:t xml:space="preserve"> </w:t>
      </w:r>
      <w:r w:rsidR="009B5C8B">
        <w:rPr>
          <w:rFonts w:eastAsiaTheme="minorEastAsia"/>
        </w:rPr>
        <w:t>were</w:t>
      </w:r>
      <w:r w:rsidR="00EC424D">
        <w:rPr>
          <w:rFonts w:eastAsiaTheme="minorEastAsia"/>
        </w:rPr>
        <w:t xml:space="preserve"> more humid </w:t>
      </w:r>
      <w:r w:rsidR="003F3C7A">
        <w:rPr>
          <w:rFonts w:eastAsiaTheme="minorEastAsia"/>
        </w:rPr>
        <w:t xml:space="preserve">than </w:t>
      </w:r>
      <w:r w:rsidR="00695337">
        <w:rPr>
          <w:rFonts w:eastAsiaTheme="minorEastAsia"/>
        </w:rPr>
        <w:t>fleshy fruited lineages</w:t>
      </w:r>
      <w:r w:rsidR="007E058B">
        <w:rPr>
          <w:rFonts w:eastAsiaTheme="minorEastAsia"/>
        </w:rPr>
        <w:t>, and</w:t>
      </w:r>
      <w:r w:rsidR="003F3C7A">
        <w:rPr>
          <w:rFonts w:eastAsiaTheme="minorEastAsia"/>
        </w:rPr>
        <w:t xml:space="preserve"> that</w:t>
      </w:r>
      <w:r w:rsidR="00EC424D">
        <w:rPr>
          <w:rFonts w:eastAsiaTheme="minorEastAsia"/>
        </w:rPr>
        <w:t xml:space="preserve"> the rate of climatic evolution was greater in </w:t>
      </w:r>
      <w:r w:rsidR="00695337">
        <w:rPr>
          <w:rFonts w:eastAsiaTheme="minorEastAsia"/>
        </w:rPr>
        <w:t>fleshy fruits</w:t>
      </w:r>
      <w:r w:rsidR="003F3C7A">
        <w:rPr>
          <w:rFonts w:eastAsiaTheme="minorEastAsia"/>
        </w:rPr>
        <w:t xml:space="preserve"> than </w:t>
      </w:r>
      <w:r w:rsidR="00695337">
        <w:rPr>
          <w:rFonts w:eastAsiaTheme="minorEastAsia"/>
        </w:rPr>
        <w:t>dry fruits</w:t>
      </w:r>
      <w:r w:rsidR="00EC424D">
        <w:rPr>
          <w:rFonts w:eastAsiaTheme="minorEastAsia"/>
        </w:rPr>
        <w:t xml:space="preserve">. </w:t>
      </w:r>
    </w:p>
    <w:p w14:paraId="5850F586" w14:textId="3D8C109B" w:rsidR="00FD7AA5" w:rsidRPr="00FD7AA5" w:rsidRDefault="00361D0B" w:rsidP="00905A25">
      <w:pPr>
        <w:pStyle w:val="JamesManuscriptBody"/>
        <w:ind w:firstLine="720"/>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9C1F2E">
        <w:rPr>
          <w:rFonts w:eastAsiaTheme="minorEastAsia"/>
        </w:rPr>
        <w:t>d</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proofErr w:type="spellStart"/>
      <w:r w:rsidR="00FD7AA5" w:rsidRPr="006E737B">
        <w:rPr>
          <w:rFonts w:eastAsiaTheme="minorEastAsia" w:cs="Times New Roman"/>
          <w:i/>
          <w:iCs/>
        </w:rPr>
        <w:t>hOUwie</w:t>
      </w:r>
      <w:proofErr w:type="spellEnd"/>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695337">
        <w:rPr>
          <w:rFonts w:eastAsiaTheme="minorEastAsia"/>
        </w:rPr>
        <w:t xml:space="preserve">However, since we are interested in the association between dispersal and fruit type, </w:t>
      </w:r>
      <w:r w:rsidR="00B9624F">
        <w:rPr>
          <w:rFonts w:eastAsiaTheme="minorEastAsia"/>
        </w:rPr>
        <w:t xml:space="preserve">we code this as fleshy fruited within our dataset. </w:t>
      </w:r>
      <w:commentRangeStart w:id="50"/>
      <w:r w:rsidR="004D1F5C">
        <w:rPr>
          <w:rFonts w:eastAsiaTheme="minorEastAsia"/>
        </w:rPr>
        <w:t>Models are evaluated using the sample size corrected Akaike Information Criterion (</w:t>
      </w:r>
      <w:proofErr w:type="spellStart"/>
      <w:r w:rsidR="004D1F5C">
        <w:rPr>
          <w:rFonts w:eastAsiaTheme="minorEastAsia"/>
        </w:rPr>
        <w:t>AICc</w:t>
      </w:r>
      <w:proofErr w:type="spellEnd"/>
      <w:r w:rsidR="004D1F5C">
        <w:rPr>
          <w:rFonts w:eastAsiaTheme="minorEastAsia"/>
        </w:rPr>
        <w:t xml:space="preserve">) and model averaging is conducted when discussing how our results relate to our hypotheses </w:t>
      </w:r>
      <w:commentRangeEnd w:id="50"/>
      <w:r w:rsidR="002764B4">
        <w:rPr>
          <w:rStyle w:val="CommentReference"/>
          <w:rFonts w:asciiTheme="minorHAnsi" w:hAnsiTheme="minorHAnsi"/>
        </w:rPr>
        <w:lastRenderedPageBreak/>
        <w:commentReference w:id="50"/>
      </w:r>
      <w:r w:rsidR="00E74F04" w:rsidRPr="00191576">
        <w:rPr>
          <w:rFonts w:eastAsiaTheme="minorEastAsia"/>
        </w:rPr>
        <w:fldChar w:fldCharType="begin"/>
      </w:r>
      <w:r w:rsidR="00BF1D5F" w:rsidRPr="00191576">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sidRPr="00191576">
        <w:rPr>
          <w:rFonts w:eastAsiaTheme="minorEastAsia"/>
        </w:rPr>
        <w:fldChar w:fldCharType="separate"/>
      </w:r>
      <w:r w:rsidR="00E74F04" w:rsidRPr="00191576">
        <w:rPr>
          <w:rFonts w:eastAsiaTheme="minorEastAsia"/>
          <w:noProof/>
        </w:rPr>
        <w:t>(Burnham and Anderson 2002)</w:t>
      </w:r>
      <w:r w:rsidR="00E74F04" w:rsidRPr="00191576">
        <w:rPr>
          <w:rFonts w:eastAsiaTheme="minorEastAsia"/>
        </w:rPr>
        <w:fldChar w:fldCharType="end"/>
      </w:r>
      <w:r w:rsidR="004D1F5C" w:rsidRPr="00191576">
        <w:rPr>
          <w:rFonts w:eastAsiaTheme="minorEastAsia"/>
        </w:rPr>
        <w:t>.</w:t>
      </w:r>
      <w:r w:rsidR="00191576">
        <w:rPr>
          <w:rFonts w:eastAsiaTheme="minorEastAsia"/>
        </w:rPr>
        <w:t xml:space="preserve"> W</w:t>
      </w:r>
      <w:r w:rsidR="008146FE" w:rsidRPr="00191576">
        <w:rPr>
          <w:rFonts w:eastAsiaTheme="minorEastAsia"/>
        </w:rPr>
        <w:t xml:space="preserve">e evaluate the </w:t>
      </w:r>
      <w:r w:rsidR="00191576">
        <w:rPr>
          <w:rFonts w:eastAsiaTheme="minorEastAsia"/>
        </w:rPr>
        <w:t xml:space="preserve">model averaged parameter estimates of </w:t>
      </w:r>
      <m:oMath>
        <m:r>
          <w:rPr>
            <w:rFonts w:ascii="Cambria Math" w:eastAsiaTheme="minorEastAsia" w:hAnsi="Cambria Math"/>
          </w:rPr>
          <m:t>θ</m:t>
        </m:r>
      </m:oMath>
      <w:r w:rsidR="008146FE" w:rsidRPr="0019157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191576">
        <w:rPr>
          <w:rFonts w:eastAsiaTheme="minorEastAsia"/>
        </w:rPr>
        <w:t xml:space="preserve">, and </w:t>
      </w:r>
      <m:oMath>
        <m:r>
          <w:rPr>
            <w:rFonts w:ascii="Cambria Math" w:eastAsiaTheme="minorEastAsia" w:hAnsi="Cambria Math"/>
          </w:rPr>
          <m:t>α</m:t>
        </m:r>
      </m:oMath>
      <w:r w:rsidR="00191576">
        <w:rPr>
          <w:rFonts w:eastAsiaTheme="minorEastAsia"/>
        </w:rPr>
        <w:t xml:space="preserve"> for fleshy and dry fruited lineages, </w:t>
      </w:r>
      <w:r w:rsidR="00F0267D" w:rsidRPr="00191576">
        <w:rPr>
          <w:rFonts w:eastAsiaTheme="minorEastAsia"/>
        </w:rPr>
        <w:t xml:space="preserve">as they relate to our hypotheses </w:t>
      </w:r>
      <w:r w:rsidR="008146FE" w:rsidRPr="00191576">
        <w:rPr>
          <w:rFonts w:eastAsiaTheme="minorEastAsia"/>
        </w:rPr>
        <w:t>and compare our results to Vasconcelos et al. (2021).</w:t>
      </w:r>
      <w:r w:rsidR="00191576" w:rsidRPr="00191576">
        <w:rPr>
          <w:rFonts w:eastAsiaTheme="minorEastAsia"/>
        </w:rPr>
        <w:t xml:space="preserve"> </w:t>
      </w:r>
      <w:r w:rsidR="00191576">
        <w:rPr>
          <w:rFonts w:eastAsiaTheme="minorEastAsia"/>
        </w:rPr>
        <w:t xml:space="preserve">Finally, </w:t>
      </w:r>
      <w:r w:rsidR="00191576" w:rsidRPr="00191576">
        <w:rPr>
          <w:rFonts w:eastAsiaTheme="minorEastAsia"/>
        </w:rPr>
        <w:t>we conduct a parametric bootstrap of 100 simulated datasets to evaluate the standard error of our model averaged parameter estimates</w:t>
      </w:r>
      <w:ins w:id="51" w:author="O'Meara, Brian C" w:date="2022-07-06T07:41:00Z">
        <w:r w:rsidR="002764B4">
          <w:rPr>
            <w:rFonts w:eastAsiaTheme="minorEastAsia"/>
          </w:rPr>
          <w:t>.</w:t>
        </w:r>
      </w:ins>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34410F06" w:rsidR="00DA14E9" w:rsidRDefault="00A37FBC" w:rsidP="006F0888">
      <w:pPr>
        <w:pStyle w:val="JamesManuscriptBody"/>
        <w:ind w:firstLine="720"/>
        <w:rPr>
          <w:rFonts w:eastAsiaTheme="minorEastAsia"/>
        </w:rPr>
      </w:pPr>
      <w:r>
        <w:rPr>
          <w:rFonts w:eastAsiaTheme="minorEastAsia"/>
        </w:rPr>
        <w:t>For character</w:t>
      </w:r>
      <w:r w:rsidR="007E058B">
        <w:rPr>
          <w:rFonts w:eastAsiaTheme="minorEastAsia"/>
        </w:rPr>
        <w:t>-</w:t>
      </w:r>
      <w:r>
        <w:rPr>
          <w:rFonts w:eastAsiaTheme="minorEastAsia"/>
        </w:rPr>
        <w:t xml:space="preserve">independent </w:t>
      </w:r>
      <w:r w:rsidR="00D1141F">
        <w:rPr>
          <w:rFonts w:eastAsiaTheme="minorEastAsia"/>
        </w:rPr>
        <w:t xml:space="preserve">(CID) </w:t>
      </w:r>
      <w:r>
        <w:rPr>
          <w:rFonts w:eastAsiaTheme="minorEastAsia"/>
        </w:rPr>
        <w:t>models, o</w:t>
      </w:r>
      <w:r w:rsidR="00E04016">
        <w:rPr>
          <w:rFonts w:eastAsiaTheme="minorEastAsia"/>
        </w:rPr>
        <w:t>ur heuristic adaptive sampling algorithm</w:t>
      </w:r>
      <w:ins w:id="52" w:author="O'Meara, Brian C" w:date="2022-07-05T16:04:00Z">
        <w:r w:rsidR="002B5CB2">
          <w:rPr>
            <w:rFonts w:eastAsiaTheme="minorEastAsia"/>
          </w:rPr>
          <w:t>, which uses information from the discrete and continuous characters to guess at mappings,</w:t>
        </w:r>
      </w:ins>
      <w:r w:rsidR="00E04016">
        <w:rPr>
          <w:rFonts w:eastAsiaTheme="minorEastAsia"/>
        </w:rPr>
        <w:t xml:space="preserve"> consistently produced more probable mappings than using purely discrete mappings for all models examined. On average, adaptive sampling produced mappings which were </w:t>
      </w:r>
      <w:r w:rsidR="00B37C03">
        <w:rPr>
          <w:rFonts w:eastAsiaTheme="minorEastAsia"/>
        </w:rPr>
        <w:t xml:space="preserve">roughly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38.4 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3)</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when the discrete and continuous character are</w:t>
      </w:r>
      <w:ins w:id="53" w:author="O'Meara, Brian C" w:date="2022-07-05T16:05:00Z">
        <w:r w:rsidR="002B5CB2">
          <w:rPr>
            <w:rFonts w:eastAsiaTheme="minorEastAsia"/>
          </w:rPr>
          <w:t xml:space="preserve"> strongly</w:t>
        </w:r>
      </w:ins>
      <w:r w:rsidR="00560F0D">
        <w:rPr>
          <w:rFonts w:eastAsiaTheme="minorEastAsia"/>
        </w:rPr>
        <w:t xml:space="preserve"> linked, discrete-only mappings will match the continuous character’s distribution </w:t>
      </w:r>
      <w:r w:rsidR="007E058B">
        <w:rPr>
          <w:rFonts w:eastAsiaTheme="minorEastAsia"/>
        </w:rPr>
        <w:t xml:space="preserve">quite </w:t>
      </w:r>
      <w:r w:rsidR="00560F0D">
        <w:rPr>
          <w:rFonts w:eastAsiaTheme="minorEastAsia"/>
        </w:rPr>
        <w:t>well.</w:t>
      </w:r>
      <w:r w:rsidR="00F0267D">
        <w:rPr>
          <w:rFonts w:eastAsiaTheme="minorEastAsia"/>
        </w:rPr>
        <w:t xml:space="preserve"> </w:t>
      </w:r>
    </w:p>
    <w:p w14:paraId="14518ECF" w14:textId="0AFB8F52" w:rsidR="00877CDE" w:rsidRDefault="00877CDE" w:rsidP="00EB06E3">
      <w:pPr>
        <w:pStyle w:val="JamesManuscriptBody"/>
        <w:ind w:firstLine="720"/>
        <w:rPr>
          <w:rFonts w:eastAsiaTheme="minorEastAsia"/>
        </w:rPr>
      </w:pPr>
      <w:r>
        <w:rPr>
          <w:rFonts w:eastAsiaTheme="minorEastAsia"/>
        </w:rPr>
        <w:t>Most character</w:t>
      </w:r>
      <w:r w:rsidR="00A6663D">
        <w:rPr>
          <w:rFonts w:eastAsiaTheme="minorEastAsia"/>
        </w:rPr>
        <w:t>-</w:t>
      </w:r>
      <w:r>
        <w:rPr>
          <w:rFonts w:eastAsiaTheme="minorEastAsia"/>
        </w:rPr>
        <w:t>dependent</w:t>
      </w:r>
      <w:r w:rsidRPr="00877CDE">
        <w:rPr>
          <w:rFonts w:eastAsiaTheme="minorEastAsia"/>
        </w:rPr>
        <w:t xml:space="preserve"> models</w:t>
      </w:r>
      <w:r w:rsidR="00D1141F">
        <w:rPr>
          <w:rFonts w:eastAsiaTheme="minorEastAsia"/>
        </w:rPr>
        <w:t xml:space="preserve"> (CD)</w:t>
      </w:r>
      <w:r w:rsidRPr="00877CDE">
        <w:rPr>
          <w:rFonts w:eastAsiaTheme="minorEastAsia"/>
        </w:rPr>
        <w:t xml:space="preserve"> </w:t>
      </w:r>
      <w:r w:rsidR="00EB06E3">
        <w:rPr>
          <w:rFonts w:eastAsiaTheme="minorEastAsia"/>
        </w:rPr>
        <w:t>had lower overall deviations from the generating model</w:t>
      </w:r>
      <w:r>
        <w:rPr>
          <w:rFonts w:eastAsiaTheme="minorEastAsia"/>
        </w:rPr>
        <w:t xml:space="preserve"> across all model types. </w:t>
      </w:r>
      <w:r w:rsidR="00EB06E3">
        <w:rPr>
          <w:rFonts w:eastAsiaTheme="minorEastAsia"/>
        </w:rPr>
        <w:t>T</w:t>
      </w:r>
      <w:r w:rsidRPr="00877CDE">
        <w:rPr>
          <w:rFonts w:eastAsiaTheme="minorEastAsia"/>
        </w:rPr>
        <w:t xml:space="preserve">he RMSE was </w:t>
      </w:r>
      <w:r w:rsidR="00F0267D">
        <w:rPr>
          <w:rFonts w:eastAsiaTheme="minorEastAsia"/>
        </w:rPr>
        <w:t xml:space="preserve">largest </w:t>
      </w:r>
      <w:r w:rsidRPr="00877CDE">
        <w:rPr>
          <w:rFonts w:eastAsiaTheme="minorEastAsia"/>
        </w:rPr>
        <w:t>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 xml:space="preserve">.75 for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The </w:t>
      </w:r>
      <w:r w:rsidRPr="00877CDE">
        <w:rPr>
          <w:rFonts w:eastAsiaTheme="minorEastAsia"/>
        </w:rPr>
        <w:t>BMV</w:t>
      </w:r>
      <w:r w:rsidR="0028575D">
        <w:rPr>
          <w:rFonts w:eastAsiaTheme="minorEastAsia"/>
        </w:rPr>
        <w:t xml:space="preserve"> (BM with variable </w:t>
      </w:r>
      <m:oMath>
        <m:r>
          <w:rPr>
            <w:rFonts w:ascii="Cambria Math" w:eastAsiaTheme="minorEastAsia" w:hAnsi="Cambria Math"/>
          </w:rPr>
          <m:t>σ</m:t>
        </m:r>
      </m:oMath>
      <w:r w:rsidR="0028575D">
        <w:rPr>
          <w:rFonts w:eastAsiaTheme="minorEastAsia"/>
        </w:rPr>
        <w:t>)</w:t>
      </w:r>
      <w:r w:rsidRPr="00877CDE">
        <w:rPr>
          <w:rFonts w:eastAsiaTheme="minorEastAsia"/>
        </w:rPr>
        <w:t>, OUV</w:t>
      </w:r>
      <w:r w:rsidR="0028575D">
        <w:rPr>
          <w:rFonts w:eastAsiaTheme="minorEastAsia"/>
        </w:rPr>
        <w:t xml:space="preserve"> (OU with variable </w:t>
      </w:r>
      <m:oMath>
        <m:r>
          <w:rPr>
            <w:rFonts w:ascii="Cambria Math" w:eastAsiaTheme="minorEastAsia" w:hAnsi="Cambria Math"/>
          </w:rPr>
          <m:t>σ</m:t>
        </m:r>
      </m:oMath>
      <w:r w:rsidR="0028575D">
        <w:rPr>
          <w:rFonts w:eastAsiaTheme="minorEastAsia"/>
        </w:rPr>
        <w:t>)</w:t>
      </w:r>
      <w:r w:rsidRPr="00877CDE">
        <w:rPr>
          <w:rFonts w:eastAsiaTheme="minorEastAsia"/>
        </w:rPr>
        <w:t>, OUA</w:t>
      </w:r>
      <w:r w:rsidR="0028575D">
        <w:rPr>
          <w:rFonts w:eastAsiaTheme="minorEastAsia"/>
        </w:rPr>
        <w:t xml:space="preserve"> (OU with variable </w:t>
      </w:r>
      <m:oMath>
        <m:r>
          <w:rPr>
            <w:rFonts w:ascii="Cambria Math" w:eastAsiaTheme="minorEastAsia" w:hAnsi="Cambria Math"/>
          </w:rPr>
          <m:t>α</m:t>
        </m:r>
      </m:oMath>
      <w:r w:rsidR="0028575D">
        <w:rPr>
          <w:rFonts w:eastAsiaTheme="minorEastAsia"/>
        </w:rPr>
        <w:t>)</w:t>
      </w:r>
      <w:r w:rsidRPr="00877CDE">
        <w:rPr>
          <w:rFonts w:eastAsiaTheme="minorEastAsia"/>
        </w:rPr>
        <w:t xml:space="preserve">, and OUM </w:t>
      </w:r>
      <w:r w:rsidR="0028575D">
        <w:rPr>
          <w:rFonts w:eastAsiaTheme="minorEastAsia"/>
        </w:rPr>
        <w:t xml:space="preserve">(OU with </w:t>
      </w:r>
      <w:r w:rsidR="0028575D">
        <w:rPr>
          <w:rFonts w:eastAsiaTheme="minorEastAsia"/>
        </w:rPr>
        <w:lastRenderedPageBreak/>
        <w:t xml:space="preserve">variable </w:t>
      </w:r>
      <m:oMath>
        <m:r>
          <w:rPr>
            <w:rFonts w:ascii="Cambria Math" w:eastAsiaTheme="minorEastAsia" w:hAnsi="Cambria Math"/>
          </w:rPr>
          <m:t>θ</m:t>
        </m:r>
      </m:oMath>
      <w:r w:rsidR="0028575D">
        <w:rPr>
          <w:rFonts w:eastAsiaTheme="minorEastAsia"/>
        </w:rPr>
        <w:t>)</w:t>
      </w:r>
      <w:r w:rsidR="00F15A1F">
        <w:rPr>
          <w:rFonts w:eastAsiaTheme="minorEastAsia"/>
        </w:rPr>
        <w:t xml:space="preserve"> </w:t>
      </w:r>
      <w:r w:rsidRPr="00877CDE">
        <w:rPr>
          <w:rFonts w:eastAsiaTheme="minorEastAsia"/>
        </w:rPr>
        <w:t>models generally had the lowest errors, but there were some biases</w:t>
      </w:r>
      <w:r>
        <w:rPr>
          <w:rFonts w:eastAsiaTheme="minorEastAsia"/>
        </w:rPr>
        <w:t xml:space="preserve"> present. Most notably, </w:t>
      </w:r>
      <w:r w:rsidRPr="00877CDE">
        <w:rPr>
          <w:rFonts w:eastAsiaTheme="minorEastAsia"/>
        </w:rPr>
        <w:t xml:space="preserve">alpha was biased upwards for OUM and OUV models and </w:t>
      </w:r>
      <w:r>
        <w:rPr>
          <w:rFonts w:eastAsiaTheme="minorEastAsia"/>
        </w:rPr>
        <w:t xml:space="preserve">under </w:t>
      </w:r>
      <w:r w:rsidRPr="00877CDE">
        <w:rPr>
          <w:rFonts w:eastAsiaTheme="minorEastAsia"/>
        </w:rPr>
        <w:t>variable alpha</w:t>
      </w:r>
      <w:r>
        <w:rPr>
          <w:rFonts w:eastAsiaTheme="minorEastAsia"/>
        </w:rPr>
        <w:t xml:space="preserve"> models</w:t>
      </w:r>
      <w:r w:rsidR="00D11C2A">
        <w:rPr>
          <w:rFonts w:eastAsiaTheme="minorEastAsia"/>
        </w:rPr>
        <w:t xml:space="preserve"> (OUA, OUMA, OUVA, OUMVA)</w:t>
      </w:r>
      <w:r>
        <w:rPr>
          <w:rFonts w:eastAsiaTheme="minorEastAsia"/>
        </w:rPr>
        <w:t>,</w:t>
      </w:r>
      <w:r w:rsidRPr="00877CDE">
        <w:rPr>
          <w:rFonts w:eastAsiaTheme="minorEastAsia"/>
        </w:rPr>
        <w:t xml:space="preserve"> </w:t>
      </w:r>
      <w:r>
        <w:rPr>
          <w:rFonts w:eastAsiaTheme="minorEastAsia"/>
        </w:rPr>
        <w:t xml:space="preserve">the difference between the </w:t>
      </w:r>
      <w:r w:rsidR="00F0267D">
        <w:rPr>
          <w:rFonts w:eastAsiaTheme="minorEastAsia"/>
        </w:rPr>
        <w:t xml:space="preserve">alpha </w:t>
      </w:r>
      <w:r>
        <w:rPr>
          <w:rFonts w:eastAsiaTheme="minorEastAsia"/>
        </w:rPr>
        <w:t xml:space="preserve">estimates tended to be </w:t>
      </w:r>
      <w:r w:rsidR="00F0267D">
        <w:rPr>
          <w:rFonts w:eastAsiaTheme="minorEastAsia"/>
        </w:rPr>
        <w:t>larger than the generating parameter difference</w:t>
      </w:r>
      <w:r>
        <w:rPr>
          <w:rFonts w:eastAsiaTheme="minorEastAsia"/>
        </w:rPr>
        <w:t xml:space="preserve">. </w:t>
      </w:r>
      <w:r w:rsidR="00E268B5">
        <w:rPr>
          <w:rFonts w:eastAsiaTheme="minorEastAsia"/>
        </w:rPr>
        <w:t>The m</w:t>
      </w:r>
      <w:r w:rsidRPr="00877CDE">
        <w:rPr>
          <w:rFonts w:eastAsiaTheme="minorEastAsia"/>
        </w:rPr>
        <w:t xml:space="preserve">ore complex models </w:t>
      </w:r>
      <w:r w:rsidR="00E268B5">
        <w:rPr>
          <w:rFonts w:eastAsiaTheme="minorEastAsia"/>
        </w:rPr>
        <w:t xml:space="preserve">had </w:t>
      </w:r>
      <w:r w:rsidRPr="00877CDE">
        <w:rPr>
          <w:rFonts w:eastAsiaTheme="minorEastAsia"/>
        </w:rPr>
        <w:t xml:space="preserve">larger </w:t>
      </w:r>
      <w:r w:rsidR="00E268B5">
        <w:rPr>
          <w:rFonts w:eastAsiaTheme="minorEastAsia"/>
        </w:rPr>
        <w:t xml:space="preserve">error </w:t>
      </w:r>
      <w:r w:rsidR="00E268B5" w:rsidRPr="00877CDE">
        <w:rPr>
          <w:rFonts w:eastAsiaTheme="minorEastAsia"/>
        </w:rPr>
        <w:t>variances but</w:t>
      </w:r>
      <w:r w:rsidRPr="00877CDE">
        <w:rPr>
          <w:rFonts w:eastAsiaTheme="minorEastAsia"/>
        </w:rPr>
        <w:t xml:space="preserve"> showed similar biases as the simple models</w:t>
      </w:r>
      <w:r w:rsidR="00E268B5">
        <w:rPr>
          <w:rFonts w:eastAsiaTheme="minorEastAsia"/>
        </w:rPr>
        <w:t xml:space="preserve">. Finally, </w:t>
      </w:r>
      <w:r w:rsidRPr="00877CDE">
        <w:rPr>
          <w:rFonts w:eastAsiaTheme="minorEastAsia"/>
        </w:rPr>
        <w:t xml:space="preserve">OUBM models showed a significantly downward biased </w:t>
      </w:r>
      <m:oMath>
        <m:r>
          <w:rPr>
            <w:rFonts w:ascii="Cambria Math" w:hAnsi="Cambria Math"/>
          </w:rPr>
          <m:t>α</m:t>
        </m:r>
      </m:oMath>
      <w:r w:rsidRPr="00877CDE">
        <w:rPr>
          <w:rFonts w:eastAsiaTheme="minorEastAsia"/>
        </w:rPr>
        <w:t>, suggesting BM like processes</w:t>
      </w:r>
      <w:r w:rsidR="00386749">
        <w:rPr>
          <w:rFonts w:eastAsiaTheme="minorEastAsia"/>
        </w:rPr>
        <w:t xml:space="preserve"> (Figure 5; Table 2)</w:t>
      </w:r>
      <w:r w:rsidR="00E268B5">
        <w:rPr>
          <w:rFonts w:eastAsiaTheme="minorEastAsia"/>
        </w:rPr>
        <w:t>.</w:t>
      </w:r>
    </w:p>
    <w:p w14:paraId="264FF5DF" w14:textId="16E61397" w:rsidR="0025758D" w:rsidRPr="0025758D" w:rsidRDefault="0025758D" w:rsidP="00156832">
      <w:pPr>
        <w:pStyle w:val="JamesManuscriptBody"/>
        <w:ind w:firstLine="720"/>
        <w:rPr>
          <w:rFonts w:eastAsiaTheme="minorEastAsia"/>
        </w:rPr>
      </w:pPr>
      <w:r>
        <w:rPr>
          <w:rFonts w:eastAsiaTheme="minorEastAsia"/>
        </w:rPr>
        <w:t>Character</w:t>
      </w:r>
      <w:r w:rsidR="00866835">
        <w:rPr>
          <w:rFonts w:eastAsiaTheme="minorEastAsia"/>
        </w:rPr>
        <w:t>-</w:t>
      </w:r>
      <w:r>
        <w:rPr>
          <w:rFonts w:eastAsiaTheme="minorEastAsia"/>
        </w:rPr>
        <w:t xml:space="preserve">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a long rightward tail </w:t>
      </w:r>
      <w:r>
        <w:rPr>
          <w:rFonts w:eastAsiaTheme="minorEastAsia"/>
        </w:rPr>
        <w:t>of</w:t>
      </w:r>
      <w:r w:rsidRPr="0025758D">
        <w:rPr>
          <w:rFonts w:eastAsiaTheme="minorEastAsia"/>
        </w:rPr>
        <w:t xml:space="preserve"> the estimates.</w:t>
      </w:r>
      <w:r>
        <w:rPr>
          <w:rFonts w:eastAsiaTheme="minorEastAsia"/>
        </w:rPr>
        <w:t xml:space="preserve"> </w:t>
      </w:r>
      <w:r w:rsidR="00B37C03">
        <w:rPr>
          <w:rFonts w:eastAsiaTheme="minorEastAsia"/>
        </w:rPr>
        <w:t>Like</w:t>
      </w:r>
      <w:r w:rsidR="00F0267D">
        <w:rPr>
          <w:rFonts w:eastAsiaTheme="minorEastAsia"/>
        </w:rPr>
        <w:t xml:space="preserve"> CD models,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00503C36" w:rsidRPr="0025758D">
        <w:rPr>
          <w:rFonts w:eastAsiaTheme="minorEastAsia"/>
        </w:rPr>
        <w:t xml:space="preserve"> </w:t>
      </w:r>
      <w:r w:rsidRPr="0025758D">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503C36" w:rsidRPr="0025758D">
        <w:rPr>
          <w:rFonts w:eastAsiaTheme="minorEastAsia"/>
        </w:rPr>
        <w:t xml:space="preserve"> </w:t>
      </w:r>
      <w:r w:rsidRPr="0025758D">
        <w:rPr>
          <w:rFonts w:eastAsiaTheme="minorEastAsia"/>
        </w:rPr>
        <w:t xml:space="preserve">consistently showed </w:t>
      </w:r>
      <w:r w:rsidR="00F0267D">
        <w:rPr>
          <w:rFonts w:eastAsiaTheme="minorEastAsia"/>
        </w:rPr>
        <w:t xml:space="preserve">the </w:t>
      </w:r>
      <w:r w:rsidRPr="0025758D">
        <w:rPr>
          <w:rFonts w:eastAsiaTheme="minorEastAsia"/>
        </w:rPr>
        <w:t>large</w:t>
      </w:r>
      <w:r w:rsidR="00F0267D">
        <w:rPr>
          <w:rFonts w:eastAsiaTheme="minorEastAsia"/>
        </w:rPr>
        <w:t>st</w:t>
      </w:r>
      <w:r w:rsidRPr="0025758D">
        <w:rPr>
          <w:rFonts w:eastAsiaTheme="minorEastAsia"/>
        </w:rPr>
        <w:t xml:space="preserve"> RMSE at 3.6 and 1.2</w:t>
      </w:r>
      <w:r w:rsidR="00156832">
        <w:rPr>
          <w:rFonts w:eastAsiaTheme="minorEastAsia"/>
        </w:rPr>
        <w:t xml:space="preserve">. In general, </w:t>
      </w:r>
      <m:oMath>
        <m:r>
          <w:rPr>
            <w:rFonts w:ascii="Cambria Math" w:eastAsiaTheme="minorEastAsia" w:hAnsi="Cambria Math"/>
          </w:rPr>
          <m:t>α</m:t>
        </m:r>
      </m:oMath>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(Figure 5; Table 2)</w:t>
      </w:r>
      <w:r w:rsidR="00156832">
        <w:rPr>
          <w:rFonts w:eastAsiaTheme="minorEastAsia"/>
        </w:rPr>
        <w:t>.</w:t>
      </w:r>
    </w:p>
    <w:p w14:paraId="02786F54" w14:textId="245FDD71" w:rsidR="00283816" w:rsidRDefault="00787EB7" w:rsidP="002227A5">
      <w:pPr>
        <w:pStyle w:val="JamesManuscriptBody"/>
        <w:ind w:firstLine="720"/>
        <w:rPr>
          <w:rFonts w:eastAsiaTheme="minorEastAsia"/>
        </w:rPr>
      </w:pPr>
      <w:r w:rsidRPr="00787EB7">
        <w:rPr>
          <w:rFonts w:eastAsiaTheme="minorEastAsia"/>
        </w:rPr>
        <w:t xml:space="preserve">Increasing the number of </w:t>
      </w:r>
      <w:r>
        <w:rPr>
          <w:rFonts w:eastAsiaTheme="minorEastAsia"/>
        </w:rPr>
        <w:t>taxa examined</w:t>
      </w:r>
      <w:r w:rsidRPr="00787EB7">
        <w:rPr>
          <w:rFonts w:eastAsiaTheme="minorEastAsia"/>
        </w:rPr>
        <w:t xml:space="preserve"> improved </w:t>
      </w:r>
      <w:r>
        <w:rPr>
          <w:rFonts w:eastAsiaTheme="minorEastAsia"/>
        </w:rPr>
        <w:t xml:space="preserve">both </w:t>
      </w:r>
      <w:r w:rsidRPr="00787EB7">
        <w:rPr>
          <w:rFonts w:eastAsiaTheme="minorEastAsia"/>
        </w:rPr>
        <w:t>CD and CID+ performance.</w:t>
      </w:r>
      <w:r>
        <w:rPr>
          <w:rFonts w:eastAsiaTheme="minorEastAsia"/>
        </w:rPr>
        <w:t xml:space="preserve"> </w:t>
      </w:r>
      <w:r w:rsidR="00D1141F">
        <w:rPr>
          <w:rFonts w:eastAsiaTheme="minorEastAsia"/>
        </w:rPr>
        <w:t xml:space="preserve">The </w:t>
      </w:r>
      <w:r w:rsidRPr="00787EB7">
        <w:rPr>
          <w:rFonts w:eastAsiaTheme="minorEastAsia"/>
        </w:rPr>
        <w:t xml:space="preserve">RMSE </w:t>
      </w:r>
      <w:r w:rsidR="00D1141F">
        <w:rPr>
          <w:rFonts w:eastAsiaTheme="minorEastAsia"/>
        </w:rPr>
        <w:t xml:space="preserve">for </w:t>
      </w:r>
      <m:oMath>
        <m:r>
          <w:rPr>
            <w:rFonts w:ascii="Cambria Math" w:eastAsiaTheme="minorEastAsia" w:hAnsi="Cambria Math"/>
          </w:rPr>
          <m:t>α</m:t>
        </m:r>
      </m:oMath>
      <w:r w:rsidR="00503C36" w:rsidRPr="00787EB7">
        <w:rPr>
          <w:rFonts w:eastAsiaTheme="minorEastAsia"/>
        </w:rPr>
        <w:t xml:space="preserve"> </w:t>
      </w:r>
      <w:r w:rsidRPr="00787EB7">
        <w:rPr>
          <w:rFonts w:eastAsiaTheme="minorEastAsia"/>
        </w:rPr>
        <w:t xml:space="preserve">was nearly cut in half between </w:t>
      </w:r>
      <w:r>
        <w:rPr>
          <w:rFonts w:eastAsiaTheme="minorEastAsia"/>
        </w:rPr>
        <w:t xml:space="preserve">when moving from </w:t>
      </w:r>
      <w:r w:rsidRPr="00787EB7">
        <w:rPr>
          <w:rFonts w:eastAsiaTheme="minorEastAsia"/>
        </w:rPr>
        <w:t>25 tip</w:t>
      </w:r>
      <w:r>
        <w:rPr>
          <w:rFonts w:eastAsiaTheme="minorEastAsia"/>
        </w:rPr>
        <w:t>s</w:t>
      </w:r>
      <w:r w:rsidRPr="00787EB7">
        <w:rPr>
          <w:rFonts w:eastAsiaTheme="minorEastAsia"/>
        </w:rPr>
        <w:t xml:space="preserve"> to 250 tips from 5.2 to 2.8 under CID+ models</w:t>
      </w:r>
      <w:r>
        <w:rPr>
          <w:rFonts w:eastAsiaTheme="minorEastAsia"/>
        </w:rPr>
        <w:t xml:space="preserve">. </w:t>
      </w:r>
      <w:r w:rsidR="00C56325">
        <w:rPr>
          <w:rFonts w:eastAsiaTheme="minorEastAsia"/>
        </w:rPr>
        <w:t xml:space="preserve">Nonetheless, </w:t>
      </w:r>
      <w:r w:rsidRPr="00787EB7">
        <w:rPr>
          <w:rFonts w:eastAsiaTheme="minorEastAsia"/>
        </w:rPr>
        <w:t xml:space="preserve">some parameters </w:t>
      </w:r>
      <w:r w:rsidR="00C56325">
        <w:rPr>
          <w:rFonts w:eastAsiaTheme="minorEastAsia"/>
        </w:rPr>
        <w:t>continued to be</w:t>
      </w:r>
      <w:r w:rsidRPr="00787EB7">
        <w:rPr>
          <w:rFonts w:eastAsiaTheme="minorEastAsia"/>
        </w:rPr>
        <w:t xml:space="preserve"> estimated poorly, such as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00C56325">
        <w:rPr>
          <w:rFonts w:eastAsiaTheme="minorEastAsia"/>
        </w:rPr>
        <w:t>. Interestingly, i</w:t>
      </w:r>
      <w:proofErr w:type="spellStart"/>
      <w:r w:rsidRPr="00787EB7">
        <w:rPr>
          <w:rFonts w:eastAsiaTheme="minorEastAsia"/>
        </w:rPr>
        <w:t>ncreasing</w:t>
      </w:r>
      <w:proofErr w:type="spellEnd"/>
      <w:r w:rsidRPr="00787EB7">
        <w:rPr>
          <w:rFonts w:eastAsiaTheme="minorEastAsia"/>
        </w:rPr>
        <w:t xml:space="preserve"> the number of stochastic maps improved CID+ performance, but </w:t>
      </w:r>
      <w:r w:rsidR="00C56325">
        <w:rPr>
          <w:rFonts w:eastAsiaTheme="minorEastAsia"/>
        </w:rPr>
        <w:t>did not substantially improve estimation under</w:t>
      </w:r>
      <w:r w:rsidRPr="00787EB7">
        <w:rPr>
          <w:rFonts w:eastAsiaTheme="minorEastAsia"/>
        </w:rPr>
        <w:t xml:space="preserve"> CD</w:t>
      </w:r>
      <w:r w:rsidR="00C56325">
        <w:rPr>
          <w:rFonts w:eastAsiaTheme="minorEastAsia"/>
        </w:rPr>
        <w:t xml:space="preserve"> models (Fig. 5bc). </w:t>
      </w:r>
    </w:p>
    <w:p w14:paraId="2112EB78" w14:textId="3601EFD6" w:rsidR="00C7099E" w:rsidRDefault="002227A5" w:rsidP="00600F7F">
      <w:pPr>
        <w:pStyle w:val="JamesManuscriptBody"/>
        <w:ind w:firstLine="720"/>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proofErr w:type="spellStart"/>
      <w:r w:rsidR="00AD6A05">
        <w:rPr>
          <w:rFonts w:eastAsiaTheme="minorEastAsia"/>
        </w:rPr>
        <w:t>AICwt</w:t>
      </w:r>
      <w:proofErr w:type="spellEnd"/>
      <w:r w:rsidR="00AD6A05">
        <w:rPr>
          <w:rFonts w:eastAsiaTheme="minorEastAsia"/>
        </w:rPr>
        <w:t xml:space="preserve">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fared worse in terms of generating consistent support even when </w:t>
      </w:r>
      <w:r w:rsidRPr="002227A5">
        <w:rPr>
          <w:rFonts w:eastAsiaTheme="minorEastAsia"/>
        </w:rPr>
        <w:lastRenderedPageBreak/>
        <w:t xml:space="preserve">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performed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w:t>
      </w:r>
      <w:proofErr w:type="spellStart"/>
      <w:r>
        <w:rPr>
          <w:rFonts w:eastAsiaTheme="minorEastAsia"/>
        </w:rPr>
        <w:t>AICwt</w:t>
      </w:r>
      <w:proofErr w:type="spellEnd"/>
      <w:r>
        <w:rPr>
          <w:rFonts w:eastAsiaTheme="minorEastAsia"/>
        </w:rPr>
        <w:t xml:space="preserve"> of </w:t>
      </w:r>
      <w:r w:rsidRPr="002227A5">
        <w:rPr>
          <w:rFonts w:eastAsiaTheme="minorEastAsia"/>
        </w:rPr>
        <w:t>0.733</w:t>
      </w:r>
      <w:r w:rsidR="001532BE">
        <w:rPr>
          <w:rFonts w:eastAsiaTheme="minorEastAsia"/>
        </w:rPr>
        <w:t xml:space="preserve"> (Table 3; Figure 6)</w:t>
      </w:r>
      <w:r w:rsidR="001532BE" w:rsidRPr="00190DD3">
        <w:rPr>
          <w:rFonts w:eastAsiaTheme="minorEastAsia"/>
        </w:rPr>
        <w:t>.</w:t>
      </w:r>
      <w:ins w:id="54" w:author="O'Meara, Brian C" w:date="2022-07-05T21:37:00Z">
        <w:r w:rsidR="00A62706">
          <w:rPr>
            <w:rFonts w:eastAsiaTheme="minorEastAsia"/>
          </w:rPr>
          <w:t xml:space="preserve"> While the best model under </w:t>
        </w:r>
        <w:proofErr w:type="spellStart"/>
        <w:r w:rsidR="00A62706">
          <w:rPr>
            <w:rFonts w:eastAsiaTheme="minorEastAsia"/>
          </w:rPr>
          <w:t>AICc</w:t>
        </w:r>
        <w:proofErr w:type="spellEnd"/>
        <w:r w:rsidR="00A62706">
          <w:rPr>
            <w:rFonts w:eastAsiaTheme="minorEastAsia"/>
          </w:rPr>
          <w:t xml:space="preserve"> need n</w:t>
        </w:r>
      </w:ins>
      <w:ins w:id="55" w:author="O'Meara, Brian C" w:date="2022-07-05T21:38:00Z">
        <w:r w:rsidR="00A62706">
          <w:rPr>
            <w:rFonts w:eastAsiaTheme="minorEastAsia"/>
          </w:rPr>
          <w:t xml:space="preserve">ot be the generating model (for example, for a small dataset a simpler model may lose less information than the generating model) given the size of the simulated trees and </w:t>
        </w:r>
      </w:ins>
      <w:ins w:id="56" w:author="O'Meara, Brian C" w:date="2022-07-05T21:39:00Z">
        <w:r w:rsidR="00A62706">
          <w:rPr>
            <w:rFonts w:eastAsiaTheme="minorEastAsia"/>
          </w:rPr>
          <w:t>distinctness of the models we expect the generating model to generally be the best.</w:t>
        </w:r>
      </w:ins>
    </w:p>
    <w:p w14:paraId="481E2D8A" w14:textId="542582DA" w:rsidR="002227A5" w:rsidRPr="00E4409F" w:rsidRDefault="00EA307E" w:rsidP="00E4409F">
      <w:pPr>
        <w:pStyle w:val="JamesManuscriptBody"/>
        <w:ind w:firstLine="720"/>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0.5</m:t>
        </m:r>
      </m:oMath>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 xml:space="preserve">0.11 </m:t>
        </m:r>
      </m:oMath>
      <w:r w:rsidR="00AD6A05">
        <w:rPr>
          <w:rFonts w:eastAsiaTheme="minorEastAsia"/>
        </w:rPr>
        <w:t>t</w:t>
      </w:r>
      <w:r w:rsidR="00F0267D">
        <w:rPr>
          <w:rFonts w:eastAsiaTheme="minorEastAsia"/>
        </w:rPr>
        <w:t>o</w:t>
      </w:r>
      <w:r w:rsidR="00AD6A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0.15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0.22</m:t>
        </m:r>
      </m:oMath>
      <w:r>
        <w:rPr>
          <w:rFonts w:eastAsiaTheme="minorEastAsia"/>
        </w:rPr>
        <w:t>.</w:t>
      </w:r>
      <w:r w:rsidR="00600F7F">
        <w:rPr>
          <w:rFonts w:eastAsiaTheme="minorEastAsia"/>
        </w:rPr>
        <w:t xml:space="preserve"> Similarly, i</w:t>
      </w:r>
      <w:r w:rsidR="00600F7F" w:rsidRPr="00600F7F">
        <w:rPr>
          <w:rFonts w:eastAsiaTheme="minorEastAsia"/>
        </w:rPr>
        <w:t xml:space="preserve">ncreasing the number of </w:t>
      </w:r>
      <w:del w:id="57" w:author="O'Meara, Brian C" w:date="2022-07-05T21:50:00Z">
        <w:r w:rsidR="00600F7F" w:rsidRPr="00600F7F" w:rsidDel="00B954A8">
          <w:rPr>
            <w:rFonts w:eastAsiaTheme="minorEastAsia"/>
          </w:rPr>
          <w:delText xml:space="preserve">stochastic </w:delText>
        </w:r>
      </w:del>
      <w:ins w:id="58" w:author="O'Meara, Brian C" w:date="2022-07-05T21:50:00Z">
        <w:r w:rsidR="00B954A8">
          <w:rPr>
            <w:rFonts w:eastAsiaTheme="minorEastAsia"/>
          </w:rPr>
          <w:t>regime</w:t>
        </w:r>
        <w:r w:rsidR="00B954A8" w:rsidRPr="00600F7F">
          <w:rPr>
            <w:rFonts w:eastAsiaTheme="minorEastAsia"/>
          </w:rPr>
          <w:t xml:space="preserve"> </w:t>
        </w:r>
      </w:ins>
      <w:r w:rsidR="00600F7F" w:rsidRPr="00600F7F">
        <w:rPr>
          <w:rFonts w:eastAsiaTheme="minorEastAsia"/>
        </w:rPr>
        <w:t>maps generally improved the fit, but not as much as increasing the number of tips</w:t>
      </w:r>
      <w:r w:rsidR="00600F7F">
        <w:rPr>
          <w:rFonts w:eastAsiaTheme="minorEastAsia"/>
        </w:rPr>
        <w:t xml:space="preserve">. </w:t>
      </w:r>
      <w:r w:rsidR="00190DD3">
        <w:rPr>
          <w:rFonts w:eastAsiaTheme="minorEastAsia"/>
        </w:rPr>
        <w:t>We found that</w:t>
      </w:r>
      <w:r w:rsidR="008926B6">
        <w:rPr>
          <w:rFonts w:eastAsiaTheme="minorEastAsia"/>
        </w:rPr>
        <w:t xml:space="preserve"> the</w:t>
      </w:r>
      <w:r w:rsidR="00190DD3" w:rsidRPr="00190DD3">
        <w:rPr>
          <w:rFonts w:eastAsiaTheme="minorEastAsia"/>
        </w:rPr>
        <w:t xml:space="preserve"> false evidence of correlation </w:t>
      </w:r>
      <w:r w:rsidR="00F0267D">
        <w:rPr>
          <w:rFonts w:eastAsiaTheme="minorEastAsia"/>
        </w:rPr>
        <w:t xml:space="preserve">(as measured by the average </w:t>
      </w:r>
      <w:proofErr w:type="spellStart"/>
      <w:r w:rsidR="00F0267D">
        <w:rPr>
          <w:rFonts w:eastAsiaTheme="minorEastAsia"/>
        </w:rPr>
        <w:t>AICwt</w:t>
      </w:r>
      <w:proofErr w:type="spellEnd"/>
      <w:r w:rsidR="00F0267D">
        <w:rPr>
          <w:rFonts w:eastAsiaTheme="minorEastAsia"/>
        </w:rPr>
        <w:t xml:space="preserve"> of a character-dependent model when character-independence was the generating model) </w:t>
      </w:r>
      <w:r w:rsidR="00190DD3" w:rsidRPr="00190DD3">
        <w:rPr>
          <w:rFonts w:eastAsiaTheme="minorEastAsia"/>
        </w:rPr>
        <w:t xml:space="preserve">was generally not an issue for variable </w:t>
      </w:r>
      <m:oMath>
        <m:r>
          <w:rPr>
            <w:rFonts w:ascii="Cambria Math" w:eastAsiaTheme="minorEastAsia" w:hAnsi="Cambria Math"/>
          </w:rPr>
          <m:t>θ</m:t>
        </m:r>
      </m:oMath>
      <w:r w:rsidR="00503C36">
        <w:rPr>
          <w:rFonts w:eastAsiaTheme="minorEastAsia"/>
        </w:rPr>
        <w:t xml:space="preserve"> </w:t>
      </w:r>
      <w:r w:rsidR="009B1E7B" w:rsidRPr="00190DD3">
        <w:rPr>
          <w:rFonts w:eastAsiaTheme="minorEastAsia"/>
        </w:rPr>
        <w:t>models</w:t>
      </w:r>
      <w:r w:rsidR="009B1E7B">
        <w:rPr>
          <w:rFonts w:eastAsiaTheme="minorEastAsia"/>
        </w:rPr>
        <w:t xml:space="preserve"> </w:t>
      </w:r>
      <w:r w:rsidR="00503C36">
        <w:rPr>
          <w:rFonts w:eastAsiaTheme="minorEastAsia"/>
        </w:rPr>
        <w:t>(OUM*)</w:t>
      </w:r>
      <w:r w:rsidR="00190DD3">
        <w:rPr>
          <w:rFonts w:eastAsiaTheme="minorEastAsia"/>
        </w:rPr>
        <w:t>. V</w:t>
      </w:r>
      <w:r w:rsidR="00190DD3" w:rsidRPr="00190DD3">
        <w:rPr>
          <w:rFonts w:eastAsiaTheme="minorEastAsia"/>
        </w:rPr>
        <w:t xml:space="preserve">ariable </w:t>
      </w:r>
      <m:oMath>
        <m:r>
          <w:rPr>
            <w:rFonts w:ascii="Cambria Math" w:eastAsiaTheme="minorEastAsia" w:hAnsi="Cambria Math"/>
          </w:rPr>
          <m:t>θ</m:t>
        </m:r>
      </m:oMath>
      <w:r w:rsidR="009B1E7B" w:rsidRPr="00190DD3">
        <w:rPr>
          <w:rFonts w:eastAsiaTheme="minorEastAsia"/>
        </w:rPr>
        <w:t xml:space="preserve"> </w:t>
      </w:r>
      <w:r w:rsidR="00190DD3" w:rsidRPr="00190DD3">
        <w:rPr>
          <w:rFonts w:eastAsiaTheme="minorEastAsia"/>
        </w:rPr>
        <w:t xml:space="preserve">models </w:t>
      </w:r>
      <w:r w:rsidR="00190DD3">
        <w:rPr>
          <w:rFonts w:eastAsiaTheme="minorEastAsia"/>
        </w:rPr>
        <w:t xml:space="preserve">had average </w:t>
      </w:r>
      <w:proofErr w:type="spellStart"/>
      <w:r w:rsidR="00190DD3">
        <w:rPr>
          <w:rFonts w:eastAsiaTheme="minorEastAsia"/>
        </w:rPr>
        <w:t>AICwts</w:t>
      </w:r>
      <w:proofErr w:type="spellEnd"/>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w:t>
      </w:r>
      <w:proofErr w:type="spellStart"/>
      <w:r w:rsidR="00190DD3">
        <w:rPr>
          <w:rFonts w:eastAsiaTheme="minorEastAsia"/>
        </w:rPr>
        <w:t>AICwt</w:t>
      </w:r>
      <w:proofErr w:type="spellEnd"/>
      <w:r w:rsidR="00190DD3">
        <w:rPr>
          <w:rFonts w:eastAsiaTheme="minorEastAsia"/>
        </w:rPr>
        <w:t xml:space="preserve"> of </w:t>
      </w:r>
      <w:r w:rsidR="00190DD3" w:rsidRPr="00190DD3">
        <w:rPr>
          <w:rFonts w:eastAsiaTheme="minorEastAsia"/>
        </w:rPr>
        <w:t>0.68</w:t>
      </w:r>
      <w:r w:rsidR="00190DD3">
        <w:rPr>
          <w:rFonts w:eastAsiaTheme="minorEastAsia"/>
        </w:rPr>
        <w:t>. However, f</w:t>
      </w:r>
      <w:r w:rsidR="00190DD3" w:rsidRPr="00190DD3">
        <w:rPr>
          <w:rFonts w:eastAsiaTheme="minorEastAsia"/>
        </w:rPr>
        <w:t xml:space="preserve">alse evidence of correlation was an issue for variable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190DD3" w:rsidRPr="00190DD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190DD3" w:rsidRPr="00190DD3">
        <w:rPr>
          <w:rFonts w:eastAsiaTheme="minorEastAsia"/>
        </w:rPr>
        <w:t xml:space="preserve"> models</w:t>
      </w:r>
      <w:r w:rsidR="00190DD3">
        <w:rPr>
          <w:rFonts w:eastAsiaTheme="minorEastAsia"/>
        </w:rPr>
        <w:t>. F</w:t>
      </w:r>
      <w:r w:rsidR="00190DD3" w:rsidRPr="00190DD3">
        <w:rPr>
          <w:rFonts w:eastAsiaTheme="minorEastAsia"/>
        </w:rPr>
        <w:t xml:space="preserve">alse support for CD </w:t>
      </w:r>
      <w:r w:rsidR="005A23C4">
        <w:rPr>
          <w:rFonts w:eastAsiaTheme="minorEastAsia"/>
        </w:rPr>
        <w:t xml:space="preserve">as measured by AIC weight </w:t>
      </w:r>
      <w:r w:rsidR="00190DD3" w:rsidRPr="00190DD3">
        <w:rPr>
          <w:rFonts w:eastAsiaTheme="minorEastAsia"/>
        </w:rPr>
        <w:t xml:space="preserve">ranged from 0.34 to 0.44 when </w:t>
      </w:r>
      <m:oMath>
        <m:r>
          <w:rPr>
            <w:rFonts w:ascii="Cambria Math" w:eastAsiaTheme="minorEastAsia" w:hAnsi="Cambria Math"/>
          </w:rPr>
          <m:t>θ</m:t>
        </m:r>
      </m:oMath>
      <w:r w:rsidR="005A23C4" w:rsidRPr="00190DD3">
        <w:rPr>
          <w:rFonts w:eastAsiaTheme="minorEastAsia"/>
        </w:rPr>
        <w:t xml:space="preserve"> </w:t>
      </w:r>
      <w:r w:rsidR="00190DD3" w:rsidRPr="00190DD3">
        <w:rPr>
          <w:rFonts w:eastAsiaTheme="minorEastAsia"/>
        </w:rPr>
        <w:t xml:space="preserve">was fixed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5A23C4" w:rsidRPr="00190DD3">
        <w:rPr>
          <w:rFonts w:eastAsiaTheme="minorEastAsia"/>
        </w:rPr>
        <w:t xml:space="preserve"> </w:t>
      </w:r>
      <w:r w:rsidR="00190DD3" w:rsidRPr="00190DD3">
        <w:rPr>
          <w:rFonts w:eastAsiaTheme="minorEastAsia"/>
        </w:rPr>
        <w:t xml:space="preserve">and/or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5A23C4" w:rsidRPr="00190DD3">
        <w:rPr>
          <w:rFonts w:eastAsiaTheme="minorEastAsia"/>
        </w:rPr>
        <w:t xml:space="preserve"> </w:t>
      </w:r>
      <w:r w:rsidR="00190DD3" w:rsidRPr="00190DD3">
        <w:rPr>
          <w:rFonts w:eastAsiaTheme="minorEastAsia"/>
        </w:rPr>
        <w:t>varied</w:t>
      </w:r>
      <w:r w:rsidR="00190DD3">
        <w:rPr>
          <w:rFonts w:eastAsiaTheme="minorEastAsia"/>
        </w:rPr>
        <w:t xml:space="preserve">. Although </w:t>
      </w:r>
      <w:r w:rsidR="00190DD3" w:rsidRPr="00190DD3">
        <w:rPr>
          <w:rFonts w:eastAsiaTheme="minorEastAsia"/>
        </w:rPr>
        <w:t xml:space="preserve">CID+ models did not garner much support when these models were fit, OU1 and BM1 </w:t>
      </w:r>
      <w:r w:rsidR="00190DD3" w:rsidRPr="00190DD3">
        <w:rPr>
          <w:rFonts w:eastAsiaTheme="minorEastAsia"/>
        </w:rPr>
        <w:lastRenderedPageBreak/>
        <w:t>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F0267D">
        <w:rPr>
          <w:rFonts w:eastAsiaTheme="minorEastAsia"/>
        </w:rPr>
        <w:t xml:space="preserve"> </w:t>
      </w:r>
      <w:r w:rsidR="005F1F53" w:rsidRPr="00B50775">
        <w:rPr>
          <w:rFonts w:eastAsiaTheme="minorEastAsia"/>
        </w:rPr>
        <w:fldChar w:fldCharType="begin"/>
      </w:r>
      <w:r w:rsidR="006825B3">
        <w:rPr>
          <w:rFonts w:eastAsiaTheme="minorEastAsia"/>
        </w:rPr>
        <w:instrText xml:space="preserve"> ADDIN ZOTERO_ITEM CSL_CITATION {"citationID":"asj3j2nel2","properties":{"formattedCitation":"(Maddison and FitzJohn 2015; Rabosky and Goldberg 2015)","plainCitation":"(Maddison and FitzJohn 2015; Rabosky and Goldberg 2015)","noteIndex":0},"citationItems":[{"id":172,"uris":["http://zotero.org/users/local/X8CzRyu0/items/V3HGCHXR"],"itemData":{"id":172,"type":"article-journal","abstract":"©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E."}],"issued":{"date-parts":[["2015",3,1]]}},"label":"page"}],"schema":"https://github.com/citation-style-language/schema/raw/master/csl-citation.json"} </w:instrText>
      </w:r>
      <w:r w:rsidR="005F1F53" w:rsidRPr="00B50775">
        <w:rPr>
          <w:rFonts w:eastAsiaTheme="minorEastAsia"/>
        </w:rPr>
        <w:fldChar w:fldCharType="separate"/>
      </w:r>
      <w:r w:rsidR="006825B3" w:rsidRPr="006825B3">
        <w:rPr>
          <w:rFonts w:cs="Times New Roman"/>
        </w:rPr>
        <w:t xml:space="preserve">(Maddison and </w:t>
      </w:r>
      <w:proofErr w:type="spellStart"/>
      <w:r w:rsidR="006825B3" w:rsidRPr="006825B3">
        <w:rPr>
          <w:rFonts w:cs="Times New Roman"/>
        </w:rPr>
        <w:t>FitzJohn</w:t>
      </w:r>
      <w:proofErr w:type="spellEnd"/>
      <w:r w:rsidR="006825B3" w:rsidRPr="006825B3">
        <w:rPr>
          <w:rFonts w:cs="Times New Roman"/>
        </w:rPr>
        <w:t xml:space="preserve"> 2015; </w:t>
      </w:r>
      <w:proofErr w:type="spellStart"/>
      <w:r w:rsidR="006825B3" w:rsidRPr="006825B3">
        <w:rPr>
          <w:rFonts w:cs="Times New Roman"/>
        </w:rPr>
        <w:t>Rabosky</w:t>
      </w:r>
      <w:proofErr w:type="spellEnd"/>
      <w:r w:rsidR="006825B3" w:rsidRPr="006825B3">
        <w:rPr>
          <w:rFonts w:cs="Times New Roman"/>
        </w:rPr>
        <w:t xml:space="preserve"> and Goldberg 2015)</w:t>
      </w:r>
      <w:r w:rsidR="005F1F53" w:rsidRPr="00B50775">
        <w:rPr>
          <w:rFonts w:eastAsiaTheme="minorEastAsia"/>
        </w:rPr>
        <w:fldChar w:fldCharType="end"/>
      </w:r>
      <w:r w:rsidR="00190DD3" w:rsidRPr="00B50775">
        <w:rPr>
          <w:rFonts w:eastAsiaTheme="minorEastAsia"/>
        </w:rPr>
        <w:t>.</w:t>
      </w:r>
    </w:p>
    <w:p w14:paraId="44A4FB99" w14:textId="77777777" w:rsidR="00866835" w:rsidRDefault="00866835" w:rsidP="00C32621">
      <w:pPr>
        <w:pStyle w:val="JamesManuscriptBody"/>
        <w:jc w:val="center"/>
        <w:rPr>
          <w:rFonts w:eastAsiaTheme="minorEastAsia"/>
          <w:i/>
          <w:iCs/>
        </w:rPr>
      </w:pPr>
    </w:p>
    <w:p w14:paraId="774A89E8" w14:textId="4358E70F" w:rsidR="003F6E5E" w:rsidRPr="00761445" w:rsidRDefault="003F6E5E" w:rsidP="00C32621">
      <w:pPr>
        <w:pStyle w:val="JamesManuscriptBody"/>
        <w:jc w:val="center"/>
        <w:rPr>
          <w:rFonts w:eastAsiaTheme="minorEastAsia"/>
          <w:i/>
          <w:iCs/>
        </w:rPr>
      </w:pPr>
      <w:r w:rsidRPr="00761445">
        <w:rPr>
          <w:rFonts w:eastAsiaTheme="minorEastAsia"/>
          <w:i/>
          <w:iCs/>
        </w:rPr>
        <w:t>Seed dispersal and climatic evolution</w:t>
      </w:r>
    </w:p>
    <w:p w14:paraId="66CB6CEA" w14:textId="4A152FCF" w:rsidR="00F7054A" w:rsidRDefault="004B4F57" w:rsidP="00695337">
      <w:pPr>
        <w:pStyle w:val="JamesManuscriptBody"/>
        <w:ind w:firstLine="720"/>
        <w:rPr>
          <w:rFonts w:eastAsiaTheme="minorEastAsia"/>
        </w:rPr>
      </w:pPr>
      <w:r>
        <w:rPr>
          <w:rFonts w:eastAsiaTheme="minorEastAsia"/>
        </w:rPr>
        <w:t>We found evidence of a character</w:t>
      </w:r>
      <w:r w:rsidR="00B37C03">
        <w:rPr>
          <w:rFonts w:eastAsiaTheme="minorEastAsia"/>
        </w:rPr>
        <w:t>-</w:t>
      </w:r>
      <w:r>
        <w:rPr>
          <w:rFonts w:eastAsiaTheme="minorEastAsia"/>
        </w:rPr>
        <w:t>dependent model over either a simple or hidden state character</w:t>
      </w:r>
      <w:r w:rsidR="00B37C03">
        <w:rPr>
          <w:rFonts w:eastAsiaTheme="minorEastAsia"/>
        </w:rPr>
        <w:t>-</w:t>
      </w:r>
      <w:r>
        <w:rPr>
          <w:rFonts w:eastAsiaTheme="minorEastAsia"/>
        </w:rPr>
        <w:t>independent model, suggesting a link between the climatic niche of Ericaceae lineages and their fruit type</w:t>
      </w:r>
      <w:r w:rsidR="00EF324A">
        <w:rPr>
          <w:rFonts w:eastAsiaTheme="minorEastAsia"/>
        </w:rPr>
        <w:t xml:space="preserve"> (Table </w:t>
      </w:r>
      <w:r w:rsidR="009569AA">
        <w:rPr>
          <w:rFonts w:eastAsiaTheme="minorEastAsia"/>
        </w:rPr>
        <w:t>6</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7). </w:t>
      </w:r>
      <w:r w:rsidR="00CC58B4">
        <w:rPr>
          <w:rFonts w:eastAsiaTheme="minorEastAsia"/>
        </w:rPr>
        <w:t>The</w:t>
      </w:r>
      <w:r w:rsidR="00C67035">
        <w:rPr>
          <w:rFonts w:eastAsiaTheme="minorEastAsia"/>
        </w:rPr>
        <w:t xml:space="preserve"> </w:t>
      </w:r>
      <w:r w:rsidR="00CC58B4">
        <w:rPr>
          <w:rFonts w:eastAsiaTheme="minorEastAsia"/>
        </w:rPr>
        <w:t xml:space="preserve">estimated optimum </w:t>
      </w:r>
      <w:commentRangeStart w:id="59"/>
      <w:commentRangeStart w:id="60"/>
      <w:r w:rsidR="00DA1C3A" w:rsidRPr="00AE7492">
        <w:rPr>
          <w:rFonts w:eastAsiaTheme="minorEastAsia"/>
        </w:rPr>
        <w:t>0.</w:t>
      </w:r>
      <w:r w:rsidR="00CC58B4">
        <w:rPr>
          <w:rFonts w:eastAsiaTheme="minorEastAsia"/>
        </w:rPr>
        <w:t>81</w:t>
      </w:r>
      <w:r w:rsidR="00DA1C3A">
        <w:rPr>
          <w:rFonts w:eastAsiaTheme="minorEastAsia"/>
        </w:rPr>
        <w:t xml:space="preserve"> </w:t>
      </w:r>
      <w:commentRangeEnd w:id="59"/>
      <w:r w:rsidR="002764B4">
        <w:rPr>
          <w:rStyle w:val="CommentReference"/>
          <w:rFonts w:asciiTheme="minorHAnsi" w:hAnsiTheme="minorHAnsi"/>
        </w:rPr>
        <w:commentReference w:id="59"/>
      </w:r>
      <w:commentRangeEnd w:id="60"/>
      <w:r w:rsidR="002764B4">
        <w:rPr>
          <w:rStyle w:val="CommentReference"/>
          <w:rFonts w:asciiTheme="minorHAnsi" w:hAnsiTheme="minorHAnsi"/>
        </w:rPr>
        <w:commentReference w:id="60"/>
      </w:r>
      <w:r w:rsidR="005E10B1">
        <w:rPr>
          <w:rFonts w:eastAsiaTheme="minorEastAsia"/>
        </w:rPr>
        <w:t>for</w:t>
      </w:r>
      <w:r w:rsidR="00C67035">
        <w:rPr>
          <w:rFonts w:eastAsiaTheme="minorEastAsia"/>
        </w:rPr>
        <w:t xml:space="preserve"> fleshy fruits suggests </w:t>
      </w:r>
      <w:r w:rsidR="005E10B1">
        <w:rPr>
          <w:rFonts w:eastAsiaTheme="minorEastAsia"/>
        </w:rPr>
        <w:t xml:space="preserve">a more arid environment for </w:t>
      </w:r>
      <w:r w:rsidR="00C67035">
        <w:rPr>
          <w:rFonts w:eastAsiaTheme="minorEastAsia"/>
        </w:rPr>
        <w:t xml:space="preserve">their optimal habitat, and the </w:t>
      </w:r>
      <w:r w:rsidR="00CC58B4">
        <w:rPr>
          <w:rFonts w:eastAsiaTheme="minorEastAsia"/>
        </w:rPr>
        <w:t>0.97</w:t>
      </w:r>
      <w:r w:rsidR="00DA1C3A">
        <w:rPr>
          <w:rFonts w:eastAsiaTheme="minorEastAsia"/>
        </w:rPr>
        <w:t xml:space="preserve"> AI 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2A0192">
        <w:rPr>
          <w:rFonts w:eastAsiaTheme="minorEastAsia"/>
        </w:rPr>
        <w:t xml:space="preserve">. </w:t>
      </w:r>
      <w:r w:rsidR="005E10B1">
        <w:rPr>
          <w:rFonts w:eastAsiaTheme="minorEastAsia"/>
        </w:rPr>
        <w:t xml:space="preserve">However, both optima correspond to non-dryland humid environments.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w:t>
      </w:r>
      <w:r w:rsidR="002D427F">
        <w:rPr>
          <w:rFonts w:eastAsiaTheme="minorEastAsia"/>
        </w:rPr>
        <w:t xml:space="preserve">the </w:t>
      </w:r>
      <w:r w:rsidR="008C51B4">
        <w:rPr>
          <w:rFonts w:eastAsiaTheme="minorEastAsia"/>
        </w:rPr>
        <w:t xml:space="preserve">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 xml:space="preserve">=0.011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 xml:space="preserve">=0.007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 xml:space="preserve">=0.15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 xml:space="preserve">Additionally, </w:t>
      </w:r>
      <w:del w:id="61" w:author="O'Meara, Brian C" w:date="2022-07-06T07:42:00Z">
        <w:r w:rsidR="00F13925" w:rsidDel="002764B4">
          <w:rPr>
            <w:rFonts w:eastAsiaTheme="minorEastAsia"/>
          </w:rPr>
          <w:delText>t</w:delText>
        </w:r>
        <w:r w:rsidR="0067769B" w:rsidDel="002764B4">
          <w:rPr>
            <w:rFonts w:eastAsiaTheme="minorEastAsia"/>
          </w:rPr>
          <w:delText>he phylogenetic signal</w:delText>
        </w:r>
      </w:del>
      <w:ins w:id="62" w:author="O'Meara, Brian C" w:date="2022-07-06T07:42:00Z">
        <w:r w:rsidR="002764B4">
          <w:rPr>
            <w:rFonts w:eastAsiaTheme="minorEastAsia"/>
          </w:rPr>
          <w:t>the strength of pull</w:t>
        </w:r>
      </w:ins>
      <w:r w:rsidR="0067769B">
        <w:rPr>
          <w:rFonts w:eastAsiaTheme="minorEastAsia"/>
        </w:rPr>
        <w:t xml:space="preserve">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46.4 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 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 xml:space="preserve">Transitions to </w:t>
      </w:r>
      <w:r w:rsidR="00CE21C4">
        <w:rPr>
          <w:rFonts w:eastAsiaTheme="minorEastAsia"/>
        </w:rPr>
        <w:lastRenderedPageBreak/>
        <w:t xml:space="preserve">fleshy fruit occurred at </w:t>
      </w:r>
      <w:commentRangeStart w:id="63"/>
      <w:r w:rsidR="00CE21C4">
        <w:rPr>
          <w:rFonts w:eastAsiaTheme="minorEastAsia"/>
        </w:rPr>
        <w:t>0.001</w:t>
      </w:r>
      <w:r w:rsidR="00811F10">
        <w:rPr>
          <w:rFonts w:eastAsiaTheme="minorEastAsia"/>
        </w:rPr>
        <w:t>5</w:t>
      </w:r>
      <w:r w:rsidR="00CE21C4">
        <w:rPr>
          <w:rFonts w:eastAsiaTheme="minorEastAsia"/>
        </w:rPr>
        <w:t xml:space="preserve"> </w:t>
      </w:r>
      <w:commentRangeEnd w:id="63"/>
      <w:r w:rsidR="002764B4">
        <w:rPr>
          <w:rStyle w:val="CommentReference"/>
          <w:rFonts w:asciiTheme="minorHAnsi" w:hAnsiTheme="minorHAnsi"/>
        </w:rPr>
        <w:commentReference w:id="63"/>
      </w:r>
      <w:r w:rsidR="00CE21C4">
        <w:rPr>
          <w:rFonts w:eastAsiaTheme="minorEastAsia"/>
        </w:rPr>
        <w:t xml:space="preserve">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w:t>
      </w:r>
      <w:del w:id="64" w:author="O'Meara, Brian C" w:date="2022-07-06T07:43:00Z">
        <w:r w:rsidR="00811F10" w:rsidRPr="00811F10" w:rsidDel="002764B4">
          <w:rPr>
            <w:rFonts w:eastAsiaTheme="minorEastAsia"/>
          </w:rPr>
          <w:delText>00035</w:delText>
        </w:r>
        <w:r w:rsidR="00811F10" w:rsidDel="002764B4">
          <w:rPr>
            <w:rFonts w:eastAsiaTheme="minorEastAsia"/>
          </w:rPr>
          <w:delText xml:space="preserve"> </w:delText>
        </w:r>
      </w:del>
      <w:ins w:id="65" w:author="O'Meara, Brian C" w:date="2022-07-06T07:43:00Z">
        <w:r w:rsidR="002764B4" w:rsidRPr="00811F10">
          <w:rPr>
            <w:rFonts w:eastAsiaTheme="minorEastAsia"/>
          </w:rPr>
          <w:t>000</w:t>
        </w:r>
        <w:r w:rsidR="002764B4">
          <w:rPr>
            <w:rFonts w:eastAsiaTheme="minorEastAsia"/>
          </w:rPr>
          <w:t>4</w:t>
        </w:r>
        <w:r w:rsidR="002764B4">
          <w:rPr>
            <w:rFonts w:eastAsiaTheme="minorEastAsia"/>
          </w:rPr>
          <w:t xml:space="preserve"> </w:t>
        </w:r>
      </w:ins>
      <w:r w:rsidR="00CE21C4">
        <w:rPr>
          <w:rFonts w:eastAsiaTheme="minorEastAsia"/>
        </w:rPr>
        <w:t xml:space="preserve">transitions per million years). </w:t>
      </w:r>
      <w:commentRangeStart w:id="66"/>
      <w:r w:rsidR="005C0A0C">
        <w:rPr>
          <w:rFonts w:eastAsiaTheme="minorEastAsia"/>
        </w:rPr>
        <w:t xml:space="preserve">Given the total branch length in the tree is </w:t>
      </w:r>
      <m:oMath>
        <m:r>
          <w:rPr>
            <w:rFonts w:ascii="Cambria Math" w:eastAsiaTheme="minorEastAsia" w:hAnsi="Cambria Math"/>
          </w:rPr>
          <m:t>10,120 MY</m:t>
        </m:r>
      </m:oMath>
      <w:r w:rsidR="005C0A0C">
        <w:rPr>
          <w:rFonts w:eastAsiaTheme="minorEastAsia"/>
        </w:rPr>
        <w:t>, we would expect 15.6 transitions to fleshy fruit and 3.6 transitions to dry fruits to have occurred</w:t>
      </w:r>
      <w:r w:rsidR="004B26F0">
        <w:rPr>
          <w:rFonts w:eastAsiaTheme="minorEastAsia"/>
        </w:rPr>
        <w:t xml:space="preserve"> throughout the history of Ericaceae</w:t>
      </w:r>
      <w:commentRangeEnd w:id="66"/>
      <w:r w:rsidR="002764B4">
        <w:rPr>
          <w:rStyle w:val="CommentReference"/>
          <w:rFonts w:asciiTheme="minorHAnsi" w:hAnsiTheme="minorHAnsi"/>
        </w:rPr>
        <w:commentReference w:id="66"/>
      </w:r>
      <w:r w:rsidR="005C0A0C">
        <w:rPr>
          <w:rFonts w:eastAsiaTheme="minorEastAsia"/>
        </w:rPr>
        <w:t xml:space="preserve">. </w:t>
      </w:r>
      <w:r w:rsidR="001D7477">
        <w:rPr>
          <w:rFonts w:eastAsiaTheme="minorEastAsia"/>
        </w:rPr>
        <w:t xml:space="preserve">Finally, on average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3B0729C" w14:textId="77777777" w:rsidR="00C32621" w:rsidRDefault="00C32621" w:rsidP="00EF5110">
      <w:pPr>
        <w:pStyle w:val="JamesManuscriptBody"/>
        <w:rPr>
          <w:rFonts w:eastAsiaTheme="minorEastAsia"/>
        </w:rPr>
      </w:pPr>
    </w:p>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t>Discussion</w:t>
      </w:r>
    </w:p>
    <w:p w14:paraId="166E25CA" w14:textId="1E8EE4B0" w:rsidR="00055F77" w:rsidRDefault="00DB4DC0" w:rsidP="001D0616">
      <w:pPr>
        <w:pStyle w:val="JamesManuscriptBody"/>
        <w:ind w:firstLine="720"/>
        <w:rPr>
          <w:rFonts w:eastAsiaTheme="minorEastAsia"/>
        </w:rPr>
      </w:pPr>
      <w:r>
        <w:rPr>
          <w:rFonts w:eastAsiaTheme="minorEastAsia"/>
        </w:rPr>
        <w:t>Phylogenetic comparative methods have been widely applied to study discrete and continuous characters separately</w:t>
      </w:r>
      <w:r w:rsidR="00D1141F">
        <w:rPr>
          <w:rFonts w:eastAsiaTheme="minorEastAsia"/>
        </w:rPr>
        <w:t>.</w:t>
      </w:r>
      <w:r>
        <w:rPr>
          <w:rFonts w:eastAsiaTheme="minorEastAsia"/>
        </w:rPr>
        <w:t xml:space="preserve"> </w:t>
      </w:r>
      <w:r w:rsidR="00D1141F">
        <w:rPr>
          <w:rFonts w:eastAsiaTheme="minorEastAsia"/>
        </w:rPr>
        <w:t>D</w:t>
      </w:r>
      <w:r w:rsidR="006F5C3A">
        <w:rPr>
          <w:rFonts w:eastAsiaTheme="minorEastAsia"/>
        </w:rPr>
        <w:t>ue primarily to computational limitations there are</w:t>
      </w:r>
      <w:r>
        <w:rPr>
          <w:rFonts w:eastAsiaTheme="minorEastAsia"/>
        </w:rPr>
        <w:t xml:space="preserve"> few </w:t>
      </w:r>
      <w:r w:rsidR="007C29B1">
        <w:rPr>
          <w:rFonts w:eastAsiaTheme="minorEastAsia"/>
        </w:rPr>
        <w:t>options</w:t>
      </w:r>
      <w:r>
        <w:rPr>
          <w:rFonts w:eastAsiaTheme="minorEastAsia"/>
        </w:rPr>
        <w:t xml:space="preserve"> which </w:t>
      </w:r>
      <w:r w:rsidR="006F5C3A">
        <w:rPr>
          <w:rFonts w:eastAsiaTheme="minorEastAsia"/>
        </w:rPr>
        <w:t>jointly evaluate</w:t>
      </w:r>
      <w:r>
        <w:rPr>
          <w:rFonts w:eastAsiaTheme="minorEastAsia"/>
        </w:rPr>
        <w:t xml:space="preserve"> both classes of character. </w:t>
      </w:r>
      <w:r w:rsidR="00D1141F">
        <w:rPr>
          <w:rFonts w:eastAsiaTheme="minorEastAsia"/>
        </w:rPr>
        <w:t>The</w:t>
      </w:r>
      <w:r>
        <w:rPr>
          <w:rFonts w:eastAsiaTheme="minorEastAsia"/>
        </w:rPr>
        <w:t xml:space="preserve"> </w:t>
      </w:r>
      <w:proofErr w:type="spellStart"/>
      <w:r w:rsidRPr="006E737B">
        <w:rPr>
          <w:rFonts w:eastAsiaTheme="minorEastAsia" w:cs="Times New Roman"/>
          <w:i/>
          <w:iCs/>
        </w:rPr>
        <w:t>hOUwie</w:t>
      </w:r>
      <w:proofErr w:type="spellEnd"/>
      <w:r>
        <w:rPr>
          <w:rFonts w:eastAsiaTheme="minorEastAsia"/>
        </w:rPr>
        <w:t xml:space="preserve"> </w:t>
      </w:r>
      <w:r w:rsidR="00D1141F">
        <w:rPr>
          <w:rFonts w:eastAsiaTheme="minorEastAsia"/>
        </w:rPr>
        <w:t>framework proposed here</w:t>
      </w:r>
      <w:del w:id="67" w:author="O'Meara, Brian C" w:date="2022-07-06T07:44:00Z">
        <w:r w:rsidR="00D1141F" w:rsidDel="002764B4">
          <w:rPr>
            <w:rFonts w:eastAsiaTheme="minorEastAsia"/>
          </w:rPr>
          <w:delText>,</w:delText>
        </w:r>
      </w:del>
      <w:r w:rsidR="00D1141F">
        <w:rPr>
          <w:rFonts w:eastAsiaTheme="minorEastAsia"/>
        </w:rPr>
        <w:t xml:space="preserve"> overcomes these limitations, and we demonstrate </w:t>
      </w:r>
      <w:r w:rsidR="00B37C03">
        <w:rPr>
          <w:rFonts w:eastAsiaTheme="minorEastAsia"/>
        </w:rPr>
        <w:t>how</w:t>
      </w:r>
      <w:r w:rsidR="00D1141F">
        <w:rPr>
          <w:rFonts w:eastAsiaTheme="minorEastAsia"/>
        </w:rPr>
        <w:t xml:space="preserve"> </w:t>
      </w:r>
      <w:r w:rsidR="00B37C03">
        <w:rPr>
          <w:rFonts w:eastAsiaTheme="minorEastAsia"/>
        </w:rPr>
        <w:t xml:space="preserve">it is </w:t>
      </w:r>
      <w:r>
        <w:rPr>
          <w:rFonts w:eastAsiaTheme="minorEastAsia"/>
        </w:rPr>
        <w:t xml:space="preserve">used </w:t>
      </w:r>
      <w:r w:rsidR="00D1141F">
        <w:rPr>
          <w:rFonts w:eastAsiaTheme="minorEastAsia"/>
        </w:rPr>
        <w:t>to</w:t>
      </w:r>
      <w:r>
        <w:rPr>
          <w:rFonts w:eastAsiaTheme="minorEastAsia"/>
        </w:rPr>
        <w:t xml:space="preserve">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33185DB2" w14:textId="77777777" w:rsidR="00D1141F" w:rsidRDefault="00D1141F" w:rsidP="00024FA6">
      <w:pPr>
        <w:pStyle w:val="JamesManuscriptBody"/>
        <w:jc w:val="center"/>
        <w:rPr>
          <w:rFonts w:eastAsiaTheme="minorEastAsia"/>
          <w:i/>
          <w:iCs/>
        </w:rPr>
      </w:pPr>
    </w:p>
    <w:p w14:paraId="438F41B6" w14:textId="25FB41CF" w:rsidR="00BB1BA3" w:rsidRPr="006C10A5" w:rsidRDefault="00FC2CFD" w:rsidP="00024FA6">
      <w:pPr>
        <w:pStyle w:val="JamesManuscriptBody"/>
        <w:jc w:val="center"/>
        <w:rPr>
          <w:rFonts w:eastAsiaTheme="minorEastAsia"/>
          <w:i/>
          <w:iCs/>
        </w:rPr>
      </w:pPr>
      <w:r>
        <w:rPr>
          <w:rFonts w:eastAsiaTheme="minorEastAsia"/>
          <w:i/>
          <w:iCs/>
        </w:rPr>
        <w:t xml:space="preserve">Relationship to </w:t>
      </w:r>
      <w:r w:rsidR="006543DF">
        <w:rPr>
          <w:rFonts w:eastAsiaTheme="minorEastAsia"/>
          <w:i/>
          <w:iCs/>
        </w:rPr>
        <w:t>existing</w:t>
      </w:r>
      <w:r>
        <w:rPr>
          <w:rFonts w:eastAsiaTheme="minorEastAsia"/>
          <w:i/>
          <w:iCs/>
        </w:rPr>
        <w:t xml:space="preserve"> methods</w:t>
      </w:r>
    </w:p>
    <w:p w14:paraId="2BAA456B" w14:textId="512E85E1" w:rsidR="00226CA9" w:rsidRDefault="006168C9" w:rsidP="00914913">
      <w:pPr>
        <w:pStyle w:val="JamesManuscriptBody"/>
        <w:ind w:firstLine="720"/>
      </w:pPr>
      <w:r>
        <w:t>Considerable</w:t>
      </w:r>
      <w:r w:rsidR="00536C68">
        <w:t xml:space="preserve"> progress has been made towards more realistic models of continuous character evolution within the last </w:t>
      </w:r>
      <w:r w:rsidR="00D1141F">
        <w:t xml:space="preserve">two </w:t>
      </w:r>
      <w:r w:rsidR="00536C68">
        <w:t xml:space="preserve">decades. </w:t>
      </w:r>
      <w:r w:rsidR="009024D0">
        <w:t>Continuous character m</w:t>
      </w:r>
      <w:r w:rsidR="00536C68">
        <w:t xml:space="preserve">odels which initially </w:t>
      </w:r>
      <w:r w:rsidR="00536C68">
        <w:lastRenderedPageBreak/>
        <w:t xml:space="preserve">relied on either single rate Brownian </w:t>
      </w:r>
      <w:r w:rsidR="00536C68" w:rsidRPr="00536C68">
        <w:t xml:space="preserve">motion or </w:t>
      </w:r>
      <w:r w:rsidR="00536C68">
        <w:t xml:space="preserve">simple </w:t>
      </w:r>
      <w:r w:rsidR="00536C68" w:rsidRPr="00536C68">
        <w:t>Ornstein-</w:t>
      </w:r>
      <w:proofErr w:type="spellStart"/>
      <w:r w:rsidR="00536C68" w:rsidRPr="00536C68">
        <w:t>Uhlenbeck</w:t>
      </w:r>
      <w:proofErr w:type="spellEnd"/>
      <w:r w:rsidR="00536C68" w:rsidRPr="00536C68">
        <w:t xml:space="preserve"> </w:t>
      </w:r>
      <w:r w:rsidR="00536C68">
        <w:t xml:space="preserve">models </w:t>
      </w:r>
      <w:r w:rsidR="00536C68" w:rsidRPr="00536C68">
        <w:fldChar w:fldCharType="begin"/>
      </w:r>
      <w:r w:rsidR="00A259AC">
        <w:instrText xml:space="preserve"> ADDIN ZOTERO_ITEM CSL_CITATION {"citationID":"a5lknpmb3v","properties":{"formattedCitation":"(Felsenstein 1985; Hansen 1997)","plainCitation":"(Felsenstein 1985; Hansen 1997)","noteIndex":0},"citationItems":[{"id":179,"uris":["http://zotero.org/users/local/X8CzRyu0/items/DTRCFNCT"],"itemData":{"id":179,"type":"article-journal","abstract":"Comparative studies of the relationship between two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have been given, and limitations of previous proposals of ways to correct for the nonindependence have been discussed. A method of correcting for the phylogeny has been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The considerable barriers to making practical use of this technique have been discussed.","container-title":"The American Naturalist","ISSN":"0003-0147","issue":"1","journalAbbreviation":"Am. Nat","page":"1-15","source":"JSTOR","title":"Phylogenies and the Comparative Method","volume":"125","author":[{"family":"Felsenstein","given":"Joseph"}],"issued":{"date-parts":[["1985"]]}},"label":"page"},{"id":8571,"uris":["http://zotero.org/users/local/X8CzRyu0/items/HXW4R2QZ"],"itemData":{"id":8571,"type":"article-journal","abstract":"Comparative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F."}],"issued":{"date-parts":[["1997"]]}},"label":"page"}],"schema":"https://github.com/citation-style-language/schema/raw/master/csl-citation.json"} </w:instrText>
      </w:r>
      <w:r w:rsidR="00536C68" w:rsidRPr="00536C68">
        <w:fldChar w:fldCharType="separate"/>
      </w:r>
      <w:r w:rsidR="00A259AC" w:rsidRPr="00A259AC">
        <w:rPr>
          <w:rFonts w:cs="Times New Roman"/>
        </w:rPr>
        <w:t>(</w:t>
      </w:r>
      <w:proofErr w:type="spellStart"/>
      <w:r w:rsidR="00A259AC" w:rsidRPr="00A259AC">
        <w:rPr>
          <w:rFonts w:cs="Times New Roman"/>
        </w:rPr>
        <w:t>Felsenstein</w:t>
      </w:r>
      <w:proofErr w:type="spellEnd"/>
      <w:r w:rsidR="00A259AC" w:rsidRPr="00A259AC">
        <w:rPr>
          <w:rFonts w:cs="Times New Roman"/>
        </w:rPr>
        <w:t xml:space="preserve"> 1985; Hansen 1997)</w:t>
      </w:r>
      <w:r w:rsidR="00536C68" w:rsidRPr="00536C68">
        <w:fldChar w:fldCharType="end"/>
      </w:r>
      <w:r w:rsidR="00536C68">
        <w:t xml:space="preserve"> have seen several extensions to allow for heterogeneity in the evolutionary process as well as the deterministic influence of </w:t>
      </w:r>
      <w:r w:rsidR="009024D0">
        <w:t xml:space="preserve">underlying independent variables. </w:t>
      </w:r>
      <w:r w:rsidR="00914913">
        <w:t>Generally, these models can be classified as either being “hypothesis</w:t>
      </w:r>
      <w:r w:rsidR="003C10E7">
        <w:t xml:space="preserve"> </w:t>
      </w:r>
      <w:r w:rsidR="00914913">
        <w:t>drive</w:t>
      </w:r>
      <w:r w:rsidR="003C10E7">
        <w:t>n</w:t>
      </w:r>
      <w:r w:rsidR="00914913">
        <w:t>” or “data</w:t>
      </w:r>
      <w:r w:rsidR="003C10E7">
        <w:t xml:space="preserve"> </w:t>
      </w:r>
      <w:r w:rsidR="00914913">
        <w:t xml:space="preserve">driven” </w:t>
      </w:r>
      <w:r w:rsidR="00914913" w:rsidRPr="00914913">
        <w:fldChar w:fldCharType="begin"/>
      </w:r>
      <w:r w:rsidR="00A259AC">
        <w:instrText xml:space="preserve"> ADDIN ZOTERO_ITEM CSL_CITATION {"citationID":"a2lv8fo7gk2","properties":{"formattedCitation":"(Martin et al. 2022)","plainCitation":"(Martin et al. 2022)","noteIndex":0},"citationItems":[{"id":8539,"uris":["http://zotero.org/users/local/X8CzRyu0/items/4EDVY5ND"],"itemData":{"id":8539,"type":"report","abstract":"Rates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G."}],"accessed":{"date-parts":[["2022",3,28]]},"issued":{"date-parts":[["2022",3,19]]}}}],"schema":"https://github.com/citation-style-language/schema/raw/master/csl-citation.json"} </w:instrText>
      </w:r>
      <w:r w:rsidR="00914913" w:rsidRPr="00914913">
        <w:fldChar w:fldCharType="separate"/>
      </w:r>
      <w:r w:rsidR="00A259AC" w:rsidRPr="00A259AC">
        <w:rPr>
          <w:rFonts w:cs="Times New Roman"/>
        </w:rPr>
        <w:t>(Martin et al. 2022)</w:t>
      </w:r>
      <w:r w:rsidR="00914913" w:rsidRPr="00914913">
        <w:fldChar w:fldCharType="end"/>
      </w:r>
      <w:r w:rsidR="00914913" w:rsidRPr="00914913">
        <w:t>.</w:t>
      </w:r>
      <w:r w:rsidR="00914913">
        <w:t xml:space="preserve"> Hypothesis driven models are those which require </w:t>
      </w:r>
      <w:r w:rsidR="00914913">
        <w:rPr>
          <w:i/>
          <w:iCs/>
        </w:rPr>
        <w:t xml:space="preserve">a </w:t>
      </w:r>
      <w:r w:rsidR="00914913" w:rsidRPr="003C10E7">
        <w:rPr>
          <w:i/>
          <w:iCs/>
        </w:rPr>
        <w:t>priori</w:t>
      </w:r>
      <w:r w:rsidR="00914913">
        <w:t xml:space="preserve"> hypotheses regarding where evolutionary rates </w:t>
      </w:r>
      <w:r w:rsidR="003C10E7">
        <w:t xml:space="preserve">may </w:t>
      </w:r>
      <w:r w:rsidR="00914913">
        <w:t xml:space="preserve">differ throughout the phylogeny. </w:t>
      </w:r>
      <w:r w:rsidR="003C10E7">
        <w:t>These include models which have</w:t>
      </w:r>
      <w:r w:rsidR="00914913">
        <w:t xml:space="preserve"> extended simple single-rate BM </w:t>
      </w:r>
      <w:r w:rsidR="003C10E7">
        <w:t>to</w:t>
      </w:r>
      <w:r w:rsidR="00914913">
        <w:t xml:space="preserve"> incorporate</w:t>
      </w:r>
      <w:r w:rsidR="003C10E7">
        <w:t xml:space="preserve"> </w:t>
      </w:r>
      <w:r w:rsidR="00914913">
        <w:t xml:space="preserve">rate variation </w:t>
      </w:r>
      <w:r w:rsidR="003C10E7">
        <w:t>based on</w:t>
      </w:r>
      <w:r w:rsidR="00914913">
        <w:t xml:space="preserve"> discrete regime mappings </w:t>
      </w:r>
      <w:r w:rsidR="00914913" w:rsidRPr="00914913">
        <w:fldChar w:fldCharType="begin"/>
      </w:r>
      <w:r w:rsidR="00A259AC">
        <w:instrText xml:space="preserve"> ADDIN ZOTERO_ITEM CSL_CITATION {"citationID":"a7lh8nklnm","properties":{"formattedCitation":"\\uldash{(O\\uc0\\u8217{}Meara et al. 2006; Thomas et al. 2006; Revell and Collar 2009; Caetano and Harmon 2017)}","plainCitation":"(O’Meara et al. 2006; Thomas et al. 2006; Revell and Collar 2009; Caetano and Harmon 2017)","dontUpdate":true,"noteIndex":0},"citationItems":[{"id":6879,"uris":["http://zotero.org/users/local/X8CzRyu0/items/MRHR9NXJ"],"itemData":{"id":6879,"type":"article-journal","abstract":"Rates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In this paper, general predictions regarding changes in phenotypic diversity as a function of evolutionary history and rates are developed, and tests are derived to evaluate rate changes. Simulations show that these tests are more powerful than existing tests using standardized contrasts. The new approaches are distributed in an application called Brownie and in r8s.","container-title":"Evolution","DOI":"https://doi.org/10.1111/j.0014-3820.2006.tb01171.x","ISSN":"1558-5646","issue":"5","language":"en","note":"_eprint: https://onlinelibrary.wiley.com/doi/pdf/10.1111/j.0014-3820.2006.tb01171.x","page":"922-933","source":"Wiley Online Library","title":"Testing for Different Rates of Continuous Trait Evolution Using Likelihood","volume":"60","author":[{"family":"O'Meara","given":"Brian C."},{"family":"Ané","given":"Cécile"},{"family":"Sanderson","given":"Michael J."},{"family":"Wainwright","given":"Peter C."}],"issued":{"date-parts":[["2006"]]}},"label":"page"},{"id":8558,"uris":["http://zotero.org/users/local/X8CzRyu0/items/ZNSPQJQA"],"itemData":{"id":8558,"type":"article-journal","abstract":"Phenotypic diversity is not evenly distributed across lineages. Here, we describe and apply a maximum-likelihood phylogenetic comparative method to test for different rates of phenotypic evolution between groups of the avian order Charadriiformes (shorebirds, gulls and alcids) to test the influence of a binary trait (offspring demand; semi-precocial or precocial) on rates of evolution of parental care, mating systems and secondary sexual traits. In semi-precocial species, chicks are reliant on the parents for feeding, but in precocial species the chicks feed themselves. Thus, where the parents are emancipated from feeding the young, we predict that there is an increased potential for brood desertion, and consequently for the divergence of mating systems. In addition, secondary sexual traits are predicted to evolve faster in groups with less demanding young. We found that precocial development not only allows rapid divergence of parental care and mating behaviours, but also promotes the rapid diversification of secondary sexual characters, most notably sexual size dimorphism (SSD) in body mass. Thus, less demanding offspring appear to facilitate rapid evolution of breeding systems and some sexually selected traits.","container-title":"Proceedings of the Royal Society B: Biological Sciences","DOI":"10.1098/rspb.2006.3488","issue":"1594","note":"publisher: Royal Society","page":"1619-1624","source":"royalsocietypublishing.org (Atypon)","title":"Comparative analyses of the influence of developmental mode on phenotypic diversification rates in shorebirds","volume":"273","author":[{"family":"Thomas","given":"Gavin H"},{"family":"Freckleton","given":"Robert P"},{"family":"Székely","given":"Tamás"}],"issued":{"date-parts":[["2006",7,7]]}},"label":"page"},{"id":8619,"uris":["http://zotero.org/users/local/X8CzRyu0/items/D9D96U3F"],"itemData":{"id":8619,"type":"article-journal","abstract":"Many evolutionary processes can lead to a change in the correlation between continuous characters over time or on different branches of a phylogenetic tree. Shifts in genetic or functional constraint, in the selective regime, or in some combination thereof can influence both the evolution of continuous traits and their relation to each other. These changes can often be mapped on a phylogenetic tree to examine their influence on multivariate phenotypic diversification. We propose a new likelihood method to fit multiple evolutionary rate matrices (also called evolutionary variance–covariance matrices) to species data for two or more continuous characters and a phylogeny. The evolutionary rate matrix is a matrix containing the evolutionary rates for individual characters on its diagonal, and the covariances between characters (of which the evolutionary correlations are a function) elsewhere. To illustrate our approach, we apply the method to an empirical dataset consisting of two features of feeding morphology sampled from 28 centrarchid fish species, as well as to data generated via phylogenetic numerical simulations. We find that the method has appropriate type I error, power, and parameter estimation. The approach presented herein is the first to allow for the explicit testing of how and when the evolutionary covariances between characters have changed in the history of a group.","container-title":"Evolution","DOI":"10.1111/j.1558-5646.2009.00616.x","ISSN":"1558-5646","issue":"4","language":"en","note":"_eprint: https://onlinelibrary.wiley.com/doi/pdf/10.1111/j.1558-5646.2009.00616.x","page":"1090-1100","source":"Wiley Online Library","title":"Phylogenetic Analysis of the Evolutionary Correlation Using Likelihood","volume":"63","author":[{"family":"Revell","given":"Liam J."},{"family":"Collar","given":"David C."}],"issued":{"date-parts":[["2009"]]}},"label":"page"},{"id":8702,"uris":["http://zotero.org/users/local/X8CzRyu0/items/QGCVTF47"],"itemData":{"id":8702,"type":"article-journal","abstract":"Evolutionary integration occurs when two or more phenotypes evolve in a correlated fashion. Correlated evolution among traits can happen due to genetic constraints, ontogeny, and selection and have an important impact on the trajectory of phenotypic evolution. Phylogenetic trees can be used to study such pattern on macroevolutionary time scales by estimating the strength of evolutionary covariance among traits through time and across clades. However, only few applications implement models to conduct comparative analyses of evolutionary integration. We introduce a Bayesian Markov chain Monte Carlo approach to estimate the evolutionary correlation among two or more traits using the evolutionary rate matrix (R). R is a covariance matrix that represents both the rates of evolution of each trait and the structure of evolutionary correlation among traits. Here, we present the R package ratematrix, a resource to test hypotheses of evolutionary integration using multivariate data and phylogenetic trees. ratematrix provides a flexible framework allowing for any number of evolutionary rate matrix regimes fitted to the same phylogenetic tree and it incorporates the uncertainty associated with parameter estimates, ancestral state reconstruction and phylogenetic estimation in the analyses. The ratematrix package uses a novel pruning algorithm that significantly improve computational time. We also provide specific functions that facilitate users to conduct long MCMC analysis when computational resources are limited.","container-title":"Methods in Ecology and Evolution","DOI":"10.1111/2041-210X.12826","ISSN":"2041-210X","issue":"12","language":"en","note":"_eprint: https://onlinelibrary.wiley.com/doi/pdf/10.1111/2041-210X.12826","page":"1920-1927","source":"Wiley Online Library","title":"ratematrix: An R package for studying evolutionary integration among several traits on phylogenetic trees","title-short":"ratematrix","volume":"8","author":[{"family":"Caetano","given":"Daniel S."},{"family":"Harmon","given":"Luke J."}],"issued":{"date-parts":[["2017"]]}},"label":"page"}],"schema":"https://github.com/citation-style-language/schema/raw/master/csl-citation.json"} </w:instrText>
      </w:r>
      <w:r w:rsidR="00914913" w:rsidRPr="00914913">
        <w:fldChar w:fldCharType="separate"/>
      </w:r>
      <w:r w:rsidR="00914913" w:rsidRPr="00914913">
        <w:rPr>
          <w:rFonts w:cs="Times New Roman"/>
        </w:rPr>
        <w:t>(</w:t>
      </w:r>
      <w:r w:rsidR="003C10E7">
        <w:rPr>
          <w:rFonts w:cs="Times New Roman"/>
        </w:rPr>
        <w:t xml:space="preserve">e.g., </w:t>
      </w:r>
      <w:r w:rsidR="00914913" w:rsidRPr="00914913">
        <w:rPr>
          <w:rFonts w:cs="Times New Roman"/>
        </w:rPr>
        <w:t>O’Meara et al. 2006; Thomas et al. 2006; Revell and Collar 2009; Caetano and Harmon 2017)</w:t>
      </w:r>
      <w:r w:rsidR="00914913" w:rsidRPr="00914913">
        <w:fldChar w:fldCharType="end"/>
      </w:r>
      <w:r w:rsidR="003C10E7">
        <w:t xml:space="preserve"> or more generalized Ornstein-</w:t>
      </w:r>
      <w:proofErr w:type="spellStart"/>
      <w:r w:rsidR="003C10E7">
        <w:t>Uhlenbeck</w:t>
      </w:r>
      <w:proofErr w:type="spellEnd"/>
      <w:r w:rsidR="003C10E7">
        <w:t xml:space="preserve"> models where parameters are allowed to vary based on an underlying </w:t>
      </w:r>
      <w:r w:rsidR="003C10E7" w:rsidRPr="003C10E7">
        <w:t xml:space="preserve">regime mapping </w:t>
      </w:r>
      <w:r w:rsidR="003C10E7" w:rsidRPr="003C10E7">
        <w:fldChar w:fldCharType="begin"/>
      </w:r>
      <w:r w:rsidR="00A259AC">
        <w:instrText xml:space="preserve"> ADDIN ZOTERO_ITEM CSL_CITATION {"citationID":"a1nv2va8tcn","properties":{"formattedCitation":"\\uldash{(Butler and King 2004; Bartoszek et al. 2012; Beaulieu et al. 2012)}","plainCitation":"(Butler and King 2004; Bartoszek et al. 2012;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3C10E7" w:rsidRPr="003C10E7">
        <w:fldChar w:fldCharType="separate"/>
      </w:r>
      <w:r w:rsidR="003C10E7" w:rsidRPr="003C10E7">
        <w:rPr>
          <w:rFonts w:cs="Times New Roman"/>
        </w:rPr>
        <w:t xml:space="preserve">(e.g., Butler and King 2004; </w:t>
      </w:r>
      <w:proofErr w:type="spellStart"/>
      <w:r w:rsidR="003C10E7" w:rsidRPr="003C10E7">
        <w:rPr>
          <w:rFonts w:cs="Times New Roman"/>
        </w:rPr>
        <w:t>Bartoszek</w:t>
      </w:r>
      <w:proofErr w:type="spellEnd"/>
      <w:r w:rsidR="003C10E7" w:rsidRPr="003C10E7">
        <w:rPr>
          <w:rFonts w:cs="Times New Roman"/>
        </w:rPr>
        <w:t xml:space="preserve"> et al. 2012; Beaulieu et al. 2012)</w:t>
      </w:r>
      <w:r w:rsidR="003C10E7" w:rsidRPr="003C10E7">
        <w:fldChar w:fldCharType="end"/>
      </w:r>
      <w:r w:rsidR="00914913" w:rsidRPr="003C10E7">
        <w:t>.</w:t>
      </w:r>
      <w:r w:rsidR="00153043">
        <w:t xml:space="preserve"> </w:t>
      </w:r>
      <w:r w:rsidR="00E41919">
        <w:t xml:space="preserve">In contrast, </w:t>
      </w:r>
      <w:r w:rsidR="0068697D">
        <w:t xml:space="preserve">several methods have </w:t>
      </w:r>
      <w:r w:rsidR="00E41919">
        <w:t>focused on the development of data driven, shift-detection methods</w:t>
      </w:r>
      <w:ins w:id="68" w:author="O'Meara, Brian C" w:date="2022-07-06T07:46:00Z">
        <w:r w:rsidR="000C22B0">
          <w:t xml:space="preserve"> (which may indeed be used in testing hypotheses, but these hypotheses are not directly used in creating the regime map)</w:t>
        </w:r>
      </w:ins>
      <w:r w:rsidR="0068697D">
        <w:t>.</w:t>
      </w:r>
      <w:r w:rsidR="00E41919">
        <w:t xml:space="preserve"> </w:t>
      </w:r>
      <w:r w:rsidR="0068697D">
        <w:t>These methods</w:t>
      </w:r>
      <w:r w:rsidR="00E41919">
        <w:t xml:space="preserve"> </w:t>
      </w:r>
      <w:r w:rsidR="0068697D">
        <w:t xml:space="preserve">utilize </w:t>
      </w:r>
      <w:r w:rsidR="003321AA">
        <w:t xml:space="preserve">an </w:t>
      </w:r>
      <w:r w:rsidR="0068697D">
        <w:t>Ornstein-</w:t>
      </w:r>
      <w:proofErr w:type="spellStart"/>
      <w:r w:rsidR="0068697D">
        <w:t>Uhlenbeck</w:t>
      </w:r>
      <w:proofErr w:type="spellEnd"/>
      <w:r w:rsidR="0068697D">
        <w:t xml:space="preserve"> </w:t>
      </w:r>
      <w:r w:rsidR="003321AA">
        <w:t>process</w:t>
      </w:r>
      <w:r w:rsidR="0068697D">
        <w:t xml:space="preserve"> to </w:t>
      </w:r>
      <w:r w:rsidR="00E41919">
        <w:t xml:space="preserve">automatically detect where in the phylogeny </w:t>
      </w:r>
      <w:r w:rsidR="0068697D">
        <w:t xml:space="preserve">evolutionary </w:t>
      </w:r>
      <w:r w:rsidR="00E41919">
        <w:t xml:space="preserve">rates </w:t>
      </w:r>
      <w:r w:rsidR="0068697D">
        <w:t xml:space="preserve">and phenotypic optima </w:t>
      </w:r>
      <w:r w:rsidR="00E41919">
        <w:t>shift</w:t>
      </w:r>
      <w:r w:rsidR="0068697D">
        <w:t xml:space="preserve"> </w:t>
      </w:r>
      <w:r w:rsidR="0068697D" w:rsidRPr="0068697D">
        <w:fldChar w:fldCharType="begin"/>
      </w:r>
      <w:r w:rsidR="00A259AC">
        <w:instrText xml:space="preserve"> ADDIN ZOTERO_ITEM CSL_CITATION {"citationID":"a24hrcl31dr","properties":{"formattedCitation":"(Ingram and Mahler 2013b; Uyeda and Harmon 2014; Khabbazian et al. 2016; Bastide et al. 2017)","plainCitation":"(Ingram and Mahler 2013b; Uyeda and Harmon 2014; Khabbazian et al. 2016; Bastide et al. 2017)","noteIndex":0},"citationItems":[{"id":7457,"uris":["http://zotero.org/users/local/X8CzRyu0/items/UDYGX3AG"],"itemData":{"id":7457,"type":"article-journal","abstract":"We present a method, ‘SURFACE’, that uses the Ornstein-Uhlenbeck stabilizing selection model to identify cases of convergent evolution using only continuous phenotypic characters and a phylogenetic tree. SURFACE uses stepwise Akaike Information Criterion first to locate regime shifts on a tree, then to identify whether shifts are towards convergent regimes. Simulations can be used to test the hypothesis that a clade contains more convergence than expected by chance. We demonstrate the method with an application to Hawaiian Tetragnatha spiders, and present numerical simulations showing that the method has desirable statistical properties given data for multiple traits. The r package surface is available as open source software from the Comprehensive R Archive Network.","container-title":"Methods in Ecology and Evolution","DOI":"10.1111/2041-210X.12034","ISSN":"2041-210X","issue":"5","language":"en","note":"_eprint: https://besjournals.onlinelibrary.wiley.com/doi/pdf/10.1111/2041-210X.12034","page":"416-425","source":"Wiley Online Library","title":"SURFACE: detecting convergent evolution from comparative data by fitting Ornstein-Uhlenbeck models with stepwise Akaike Information Criterion","title-short":"SURFACE","volume":"4","author":[{"family":"Ingram","given":"Travis"},{"family":"Mahler","given":"D.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id":8637,"uris":["http://zotero.org/users/local/X8CzRyu0/items/CT39T5JF"],"itemData":{"id":8637,"type":"article-journal","abstract":"Comparative and evolutive ecologists are interested in the distribution of quantitative traits between related species. The classical framework for these distributions consists of a random process running along the branches of a phylogenetic tree relating the species. We consider shifts in the process parameters, which reveal fast adaptation to changes of ecological niches. We show that models with shifts are not identifiable in general. Constraining the models to be parsimonious in the number of shifts partially alleviates the problem but several evolutionary scenarios can still provide the same joint distribution for the extant species. We provide a recursive algorithm to enumerate all the equivalent scenarios and to count the number of effectively different scenarios. We introduce an incomplete-data framework and develop a maximum likelihood estimation procedure based on the expectation–maximization algorithm. Finally, we propose a model selection procedure, based on the cardinal of effective scenarios, to estimate the number of shifts and for which we prove an oracle inequality.","container-title":"Journal of the Royal Statistical Society: Series B (Statistical Methodology)","DOI":"10.1111/rssb.12206","ISSN":"1467-9868","issue":"4","language":"en","note":"_eprint: https://onlinelibrary.wiley.com/doi/pdf/10.1111/rssb.12206","page":"1067-1093","source":"Wiley Online Library","title":"Detection of adaptive shifts on phylogenies by using shifted stochastic processes on a tree","volume":"79","author":[{"family":"Bastide","given":"Paul"},{"family":"Mariadassou","given":"Mahendra"},{"family":"Robin","given":"Stéphane"}],"issued":{"date-parts":[["2017"]]}},"label":"page"}],"schema":"https://github.com/citation-style-language/schema/raw/master/csl-citation.json"} </w:instrText>
      </w:r>
      <w:r w:rsidR="0068697D" w:rsidRPr="0068697D">
        <w:fldChar w:fldCharType="separate"/>
      </w:r>
      <w:r w:rsidR="00A259AC" w:rsidRPr="00A259AC">
        <w:rPr>
          <w:rFonts w:cs="Times New Roman"/>
        </w:rPr>
        <w:t xml:space="preserve">(Ingram and Mahler 2013b; Uyeda and Harmon 2014; </w:t>
      </w:r>
      <w:proofErr w:type="spellStart"/>
      <w:r w:rsidR="00A259AC" w:rsidRPr="00A259AC">
        <w:rPr>
          <w:rFonts w:cs="Times New Roman"/>
        </w:rPr>
        <w:t>Khabbazian</w:t>
      </w:r>
      <w:proofErr w:type="spellEnd"/>
      <w:r w:rsidR="00A259AC" w:rsidRPr="00A259AC">
        <w:rPr>
          <w:rFonts w:cs="Times New Roman"/>
        </w:rPr>
        <w:t xml:space="preserve"> et al. 2016; Bastide et al. 2017)</w:t>
      </w:r>
      <w:r w:rsidR="0068697D" w:rsidRPr="0068697D">
        <w:fldChar w:fldCharType="end"/>
      </w:r>
      <w:r w:rsidR="0068697D" w:rsidRPr="0068697D">
        <w:t>.</w:t>
      </w:r>
      <w:r w:rsidR="0068697D">
        <w:t xml:space="preserve"> Furthermore, some recently developed methods have</w:t>
      </w:r>
      <w:r w:rsidR="003321AA">
        <w:t xml:space="preserve"> allowed for rate variation without </w:t>
      </w:r>
      <w:r w:rsidR="001E46EF">
        <w:t xml:space="preserve">the assumption of constant regimes </w:t>
      </w:r>
      <w:r w:rsidR="003321AA">
        <w:t>at all. Instead</w:t>
      </w:r>
      <w:r w:rsidR="00AA7B50">
        <w:t>,</w:t>
      </w:r>
      <w:r w:rsidR="003321AA">
        <w:t xml:space="preserve"> these models assume the rates themselves evolve and change throughout the phylogeny </w:t>
      </w:r>
      <w:r w:rsidR="00AA7B50">
        <w:t xml:space="preserve">under </w:t>
      </w:r>
      <w:r w:rsidR="002B10F3">
        <w:t xml:space="preserve">various </w:t>
      </w:r>
      <w:r w:rsidR="003321AA" w:rsidRPr="003321AA">
        <w:t>Brownian motion</w:t>
      </w:r>
      <w:r w:rsidR="002B10F3">
        <w:t xml:space="preserve">-like processes </w:t>
      </w:r>
      <w:r w:rsidR="003321AA" w:rsidRPr="003321AA">
        <w:fldChar w:fldCharType="begin"/>
      </w:r>
      <w:r w:rsidR="00A259AC">
        <w:instrText xml:space="preserve"> ADDIN ZOTERO_ITEM CSL_CITATION {"citationID":"a1raun8ut0j","properties":{"formattedCitation":"(Lemey et al. 2010; Eastman et al. 2013; Revell 2021; Martin et al. 2022)","plainCitation":"(Lemey et al. 2010; Eastman et al. 2013; Revell 2021; Martin et al. 2022)","noteIndex":0},"citationItems":[{"id":8634,"uris":["http://zotero.org/users/local/X8CzRyu0/items/7W26Z7W2"],"itemData":{"id":8634,"type":"article-journal","abstract":"Research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features.","container-title":"Molecular Biology and Evolution","DOI":"10.1093/molbev/msq067","ISSN":"0737-4038","issue":"8","journalAbbreviation":"Molecular Biology and Evolution","page":"1877-1885","source":"Silverchair","title":"Phylogeography Takes a Relaxed Random Walk in Continuous Space and Time","volume":"27","author":[{"family":"Lemey","given":"Philippe"},{"family":"Rambaut","given":"Andrew"},{"family":"Welch","given":"John J."},{"family":"Suchard","given":"Marc A."}],"issued":{"date-parts":[["2010",8,1]]}},"label":"page"},{"id":6998,"uris":["http://zotero.org/users/local/X8CzRyu0/items/E3IC59AY"],"itemData":{"id":6998,"type":"article-journal","abstract":"In his highly influential view of evolution, G. G. Simpson hypothesized that clades of species evolve in adaptive zones, defined as collections of niches occupied by species with similar traits and patterns of habitat use. Simpson hypothesized that species enter new adaptive zones in one of three ways: extinction of competitor species, dispersal to a new geographic region, or the evolution of a key trait that allows species to exploit resources in a new way. However, direct tests of Simpson's hypotheses for the entry into new adaptive zones remain elusive. Here we evaluate the fit of a Simpsonian model of jumps between adaptive zones to phylogenetic comparative data. We use a novel statistical approach to show that anoles, a well-studied adaptive radiation of Caribbean lizards, have evolved by a series of evolutionary jumps in trait evolution. Furthermore, as Simpson predicted, trait axes strongly tied to habitat specialization show jumps that correspond with the evolution of key traits and/or dispersal between islands in the Greater Antilles. We conclude that jumps are commonly associated with major adaptive shifts in the evolutionary radiation of anoles.","container-title":"arXiv:1305.4216 [q-bio]","note":"arXiv: 1305.4216","source":"arXiv.org","title":"Simpsonian 'Evolution by Jumps' in an Adaptive Radiation of Anolis Lizards","URL":"http://arxiv.org/abs/1305.4216","author":[{"family":"Eastman","given":"Jonathan M."},{"family":"Wegmann","given":"Daniel"},{"family":"Leuenberger","given":"Christoph"},{"family":"Harmon","given":"Luke J."}],"accessed":{"date-parts":[["2021",2,27]]},"issued":{"date-parts":[["2013",5,17]]}},"label":"page"},{"id":8664,"uris":["http://zotero.org/users/local/X8CzRyu0/items/RKJG7ZR7"],"itemData":{"id":8664,"type":"article-journal","abstract":"In recent years it has become increasingly popular to use phylogenetic comparative methods to investigate heterogeneity in the rate or process of quantitative trait evolution across the branches or clades of a phylogenetic tree. Here, I present a new method for modeling variability in the rate of evolution of a continuously-valued character trait on a reconstructed phylogeny. The underlying model of evolution is stochastic diffusion (Brownian motion), but in which the instantaneous diffusion rate (σ2) also evolves by Brownian motion on a logarithmic scale. Unfortunately, it’s not possible to simultaneously estimate the rates of evolution along each edge of the tree and the rate of evolution of σ2 itself using Maximum Likelihood. As such, I propose a penalized-likelihood method in which the penalty term is equal to the log-transformed probability density of the rates under a Brownian model, multiplied by a ‘smoothing’ coefficient, λ, selected by the user. λ determines the magnitude of penalty that’s applied to rate variation between edges. Lower values of λ penalize rate variation relatively little; whereas larger λ values result in minimal rate variation among edges of the tree in the fitted model, eventually converging on a single value of σ2 for all of the branches of the tree. In addition to presenting this model here, I have also implemented it as part of my phytools R package in the function multirateBM. Using different values of the penalty coefficient, λ, I fit the model to simulated data with: Brownian rate variation among edges (the model assumption); uncorrelated rate variation; rate changes that occur in discrete places on the tree; and no rate variation at all among the branches of the phylogeny. I then compare the estimated values of σ2 to their known true values. In addition, I use the method to analyze a simple empirical dataset of body mass evolution in mammals. Finally, I discuss the relationship between the method of this article and other models from the phylogenetic comparative methods and finance literature, as well as some applications and limitations of the approach.","container-title":"PeerJ","DOI":"10.7717/peerj.11997","ISSN":"2167-8359","journalAbbreviation":"PeerJ","language":"en","note":"publisher: PeerJ Inc.","page":"e11997","source":"peerj.com","title":"A variable-rate quantitative trait evolution model using penalized-likelihood","volume":"9","author":[{"family":"Revell","given":"Liam J."}],"issued":{"date-parts":[["2021",8,17]]}},"label":"page"},{"id":8539,"uris":["http://zotero.org/users/local/X8CzRyu0/items/4EDVY5ND"],"itemData":{"id":8539,"type":"report","abstract":"Rates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G."}],"accessed":{"date-parts":[["2022",3,28]]},"issued":{"date-parts":[["2022",3,19]]}},"label":"page"}],"schema":"https://github.com/citation-style-language/schema/raw/master/csl-citation.json"} </w:instrText>
      </w:r>
      <w:r w:rsidR="003321AA" w:rsidRPr="003321AA">
        <w:fldChar w:fldCharType="separate"/>
      </w:r>
      <w:r w:rsidR="00A259AC" w:rsidRPr="00A259AC">
        <w:rPr>
          <w:rFonts w:cs="Times New Roman"/>
        </w:rPr>
        <w:t>(</w:t>
      </w:r>
      <w:proofErr w:type="spellStart"/>
      <w:r w:rsidR="00A259AC" w:rsidRPr="00A259AC">
        <w:rPr>
          <w:rFonts w:cs="Times New Roman"/>
        </w:rPr>
        <w:t>Lemey</w:t>
      </w:r>
      <w:proofErr w:type="spellEnd"/>
      <w:r w:rsidR="00A259AC" w:rsidRPr="00A259AC">
        <w:rPr>
          <w:rFonts w:cs="Times New Roman"/>
        </w:rPr>
        <w:t xml:space="preserve"> et al. 2010; Eastman et al. 2013; Revell 2021; Martin et al. 2022)</w:t>
      </w:r>
      <w:r w:rsidR="003321AA" w:rsidRPr="003321AA">
        <w:fldChar w:fldCharType="end"/>
      </w:r>
      <w:r w:rsidR="0068697D">
        <w:t xml:space="preserve"> </w:t>
      </w:r>
      <w:r w:rsidR="001E46EF">
        <w:t>or</w:t>
      </w:r>
      <w:r w:rsidR="003321AA">
        <w:t xml:space="preserve"> </w:t>
      </w:r>
      <w:r w:rsidR="00D11C2A">
        <w:t xml:space="preserve">single optima </w:t>
      </w:r>
      <w:r w:rsidR="003321AA">
        <w:t>Ornstein-</w:t>
      </w:r>
      <w:proofErr w:type="spellStart"/>
      <w:r w:rsidR="003321AA">
        <w:t>Uhlenbeck</w:t>
      </w:r>
      <w:proofErr w:type="spellEnd"/>
      <w:r w:rsidR="003321AA">
        <w:t xml:space="preserve"> </w:t>
      </w:r>
      <w:r w:rsidR="00AA7B50">
        <w:t>process</w:t>
      </w:r>
      <w:r w:rsidR="001E46EF">
        <w:t>es</w:t>
      </w:r>
      <w:r w:rsidR="003321AA">
        <w:t xml:space="preserve"> </w:t>
      </w:r>
      <w:r w:rsidR="003321AA" w:rsidRPr="003321AA">
        <w:fldChar w:fldCharType="begin"/>
      </w:r>
      <w:r w:rsidR="00A259AC">
        <w:instrText xml:space="preserve"> ADDIN ZOTERO_ITEM CSL_CITATION {"citationID":"a1sfk4v14r1","properties":{"formattedCitation":"(Hansen et al. 2008; Mitov et al. 2019)","plainCitation":"(Hansen et al. 2008; Mitov et al. 2019)","noteIndex":0},"citationItems":[{"id":104,"uris":["http://zotero.org/users/local/X8CzRyu0/items/4PR7NW6G"],"itemData":{"id":104,"type":"article-journal","abstract":"Most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Hecht"}],"issued":{"date-parts":[["2008",8,1]]}},"label":"page"},{"id":1226,"uris":["http://zotero.org/users/local/X8CzRyu0/items/PWPZB2WM"],"itemData":{"id":1226,"type":"article-journal","container-title":"Proceedings of the National Academy of Sciences","DOI":"10.1073/pnas.1813823116","ISSN":"0027-8424, 1091-6490","issue":"34","language":"en","page":"16921-16926","source":"Crossref","title":"Automatic generation of evolutionary hypotheses using mixed Gaussian phylogenetic models","volume":"116","author":[{"family":"Mitov","given":"Venelin"},{"family":"Bartoszek","given":"Krzysztof"},{"family":"Stadler","given":"Tanja"}],"issued":{"date-parts":[["2019",8,20]]}},"label":"page"}],"schema":"https://github.com/citation-style-language/schema/raw/master/csl-citation.json"} </w:instrText>
      </w:r>
      <w:r w:rsidR="003321AA" w:rsidRPr="003321AA">
        <w:fldChar w:fldCharType="separate"/>
      </w:r>
      <w:r w:rsidR="00A259AC" w:rsidRPr="00A259AC">
        <w:rPr>
          <w:rFonts w:cs="Times New Roman"/>
        </w:rPr>
        <w:t xml:space="preserve">(Hansen et al. 2008; </w:t>
      </w:r>
      <w:proofErr w:type="spellStart"/>
      <w:r w:rsidR="00A259AC" w:rsidRPr="00A259AC">
        <w:rPr>
          <w:rFonts w:cs="Times New Roman"/>
        </w:rPr>
        <w:t>Mitov</w:t>
      </w:r>
      <w:proofErr w:type="spellEnd"/>
      <w:r w:rsidR="00A259AC" w:rsidRPr="00A259AC">
        <w:rPr>
          <w:rFonts w:cs="Times New Roman"/>
        </w:rPr>
        <w:t xml:space="preserve"> et al. 2019)</w:t>
      </w:r>
      <w:r w:rsidR="003321AA" w:rsidRPr="003321AA">
        <w:fldChar w:fldCharType="end"/>
      </w:r>
      <w:r w:rsidR="003321AA">
        <w:t xml:space="preserve">. The method presented here is most </w:t>
      </w:r>
      <w:r w:rsidR="00CA241F">
        <w:t>like</w:t>
      </w:r>
      <w:r w:rsidR="003321AA">
        <w:t xml:space="preserve"> </w:t>
      </w:r>
      <w:r w:rsidR="006D0FD9">
        <w:t>the</w:t>
      </w:r>
      <w:r w:rsidR="003321AA">
        <w:t xml:space="preserve"> latter group. </w:t>
      </w:r>
      <w:proofErr w:type="spellStart"/>
      <w:r w:rsidR="003321AA" w:rsidRPr="006E737B">
        <w:rPr>
          <w:i/>
          <w:iCs/>
        </w:rPr>
        <w:t>hOUwie</w:t>
      </w:r>
      <w:proofErr w:type="spellEnd"/>
      <w:r w:rsidR="003321AA">
        <w:t xml:space="preserve"> attempts to explicitly model the evolution of </w:t>
      </w:r>
      <w:r w:rsidR="00226CA9">
        <w:t xml:space="preserve">rate shifts according to regimes which jointly influence discrete and continuous character evolution. The regimes themselves are never fixed </w:t>
      </w:r>
      <w:ins w:id="69" w:author="O'Meara, Brian C" w:date="2022-07-06T07:47:00Z">
        <w:r w:rsidR="000C22B0">
          <w:t xml:space="preserve">a priori </w:t>
        </w:r>
      </w:ins>
      <w:r w:rsidR="00226CA9">
        <w:t xml:space="preserve">and each is evaluated as </w:t>
      </w:r>
      <w:r w:rsidR="006D0FD9">
        <w:t xml:space="preserve">a </w:t>
      </w:r>
      <w:r w:rsidR="00226CA9">
        <w:t>part</w:t>
      </w:r>
      <w:r w:rsidR="006D0FD9">
        <w:t>ial</w:t>
      </w:r>
      <w:r w:rsidR="00226CA9">
        <w:t xml:space="preserve"> </w:t>
      </w:r>
      <w:r w:rsidR="00226CA9">
        <w:lastRenderedPageBreak/>
        <w:t xml:space="preserve">contribution to the overall </w:t>
      </w:r>
      <w:r w:rsidR="001E46EF">
        <w:t>probability</w:t>
      </w:r>
      <w:r w:rsidR="00226CA9">
        <w:t xml:space="preserve"> of the data. </w:t>
      </w:r>
      <w:r w:rsidR="002B10F3">
        <w:t>The advantage of this approach is that it acknowledges the uncertainty in the underlying regime paintings</w:t>
      </w:r>
      <w:r w:rsidR="00E87EEA">
        <w:t xml:space="preserve"> and allows them to change through time</w:t>
      </w:r>
      <w:r w:rsidR="002B10F3">
        <w:t xml:space="preserve">. </w:t>
      </w:r>
    </w:p>
    <w:p w14:paraId="531D329F" w14:textId="46891B42" w:rsidR="006168C9" w:rsidRPr="00380585" w:rsidRDefault="006168C9" w:rsidP="00072517">
      <w:pPr>
        <w:pStyle w:val="JamesManuscriptBody"/>
        <w:ind w:firstLine="720"/>
      </w:pPr>
      <w:r>
        <w:t xml:space="preserve">Additionally, unlike </w:t>
      </w:r>
      <w:proofErr w:type="spellStart"/>
      <w:r w:rsidRPr="006E737B">
        <w:rPr>
          <w:i/>
          <w:iCs/>
        </w:rPr>
        <w:t>hOUwie</w:t>
      </w:r>
      <w:proofErr w:type="spellEnd"/>
      <w:r>
        <w:t xml:space="preserve">, the </w:t>
      </w:r>
      <w:r w:rsidR="00557EB6">
        <w:t>“hypothesis driven” or “data driven” models</w:t>
      </w:r>
      <w:r>
        <w:t xml:space="preserve"> do not explicitly account for the joint modeling of the discrete and continuous characters. Most progress in this area has, until recently, been made via phylogenetic logistic regressions </w:t>
      </w:r>
      <w:r w:rsidRPr="006168C9">
        <w:fldChar w:fldCharType="begin"/>
      </w:r>
      <w:r w:rsidR="00A259AC">
        <w:instrText xml:space="preserve"> ADDIN ZOTERO_ITEM CSL_CITATION {"citationID":"a2m8badleik","properties":{"formattedCitation":"(Ives and Garland 2010)","plainCitation":"(Ives and Garland 2010)","noteIndex":0},"citationItems":[{"id":508,"uris":["http://zotero.org/users/local/X8CzRyu0/items/IEDNP8M6"],"itemData":{"id":508,"type":"article-journal","abstract":"Abstract.  We develop statistical methods for phylogenetic logistic regression in which the dependent variable is binary (0 or 1) and values are nonindependent","container-title":"Systematic Biology","DOI":"10.1093/sysbio/syp074","ISSN":"1063-5157","issue":"1","journalAbbreviation":"Syst Biol","language":"en","page":"9-26","source":"academic.oup.com","title":"Phylogenetic Logistic Regression for Binary Dependent Variables","volume":"59","author":[{"family":"Ives","given":"Anthony R."},{"family":"Garland","given":"Theodore"}],"issued":{"date-parts":[["2010",1,1]]}}}],"schema":"https://github.com/citation-style-language/schema/raw/master/csl-citation.json"} </w:instrText>
      </w:r>
      <w:r w:rsidRPr="006168C9">
        <w:fldChar w:fldCharType="separate"/>
      </w:r>
      <w:r w:rsidR="00A259AC" w:rsidRPr="00A259AC">
        <w:rPr>
          <w:rFonts w:cs="Times New Roman"/>
        </w:rPr>
        <w:t>(Ives and Garland 2010)</w:t>
      </w:r>
      <w:r w:rsidRPr="006168C9">
        <w:fldChar w:fldCharType="end"/>
      </w:r>
      <w:r>
        <w:t xml:space="preserve"> or threshold models in which the discrete character is modeled by a continuously varying unobserved lability </w:t>
      </w:r>
      <w:r w:rsidRPr="006168C9">
        <w:fldChar w:fldCharType="begin"/>
      </w:r>
      <w:r w:rsidR="00A259AC">
        <w:instrText xml:space="preserve"> ADDIN ZOTERO_ITEM CSL_CITATION {"citationID":"a2f98rtvdt5","properties":{"formattedCitation":"(Felsenstein 2012; Cybis et al. 2015)","plainCitation":"(Felsenstein 2012; Cybis et al. 2015)","noteIndex":0},"citationItems":[{"id":7179,"uris":["http://zotero.org/users/local/X8CzRyu0/items/GC6M7TD8"],"itemData":{"id":7179,"type":"article-journal","abstract":"The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label":"page"},{"id":8627,"uris":["http://zotero.org/users/local/X8CzRyu0/items/3WDFWEZU"],"itemData":{"id":8627,"type":"article-journal","abstract":"Understanding which phenotypic traits are consistently correlated throughout evolution is a highly pertinent problem in modern evolutionary biology. Here, we propose a multivariate phylogenetic latent liability model for assessing the correlation between multiple types of data, while simultaneously controlling for their unknown shared evolutionary history informed through molecular sequences. The latent formulation enables us to consider in a single model combinations of continuous traits, discrete binary traits, and discrete traits with multiple ordered and unordered states. Previous approaches have entertained a single data type generally along a fixed history, precluding estimation of correlation between traits and ignoring uncertainty in the history. We implement our model in a Bayesian phylogenetic framework, and discuss inference techniques for hypothesis testing. Finally, we showcase the method through applications to columbine flower morphology, antibiotic resistance in Salmonella, and epitope evolution in influenza.","container-title":"The annals of applied statistics","DOI":"10.1214/15-AOAS821","ISSN":"1932-6157","issue":"2","journalAbbreviation":"Ann Appl Stat","note":"PMID: 27053974\nPMCID: PMC4820077","page":"969-991","source":"PubMed Central","title":"ASSESSING PHENOTYPIC CORRELATION THROUGH THE MULTIVARIATE PHYLOGENETIC LATENT LIABILITY MODEL","volume":"9","author":[{"family":"Cybis","given":"Gabriela B."},{"family":"Sinsheimer","given":"Janet S."},{"family":"Bedford","given":"Trevor"},{"family":"Mather","given":"Alison E."},{"family":"Lemey","given":"Philippe"},{"family":"Suchard","given":"Marc A."}],"issued":{"date-parts":[["2015",6]]}},"label":"page"}],"schema":"https://github.com/citation-style-language/schema/raw/master/csl-citation.json"} </w:instrText>
      </w:r>
      <w:r w:rsidRPr="006168C9">
        <w:fldChar w:fldCharType="separate"/>
      </w:r>
      <w:r w:rsidR="00A259AC" w:rsidRPr="00A259AC">
        <w:rPr>
          <w:rFonts w:cs="Times New Roman"/>
        </w:rPr>
        <w:t>(</w:t>
      </w:r>
      <w:proofErr w:type="spellStart"/>
      <w:r w:rsidR="00A259AC" w:rsidRPr="00A259AC">
        <w:rPr>
          <w:rFonts w:cs="Times New Roman"/>
        </w:rPr>
        <w:t>Felsenstein</w:t>
      </w:r>
      <w:proofErr w:type="spellEnd"/>
      <w:r w:rsidR="00A259AC" w:rsidRPr="00A259AC">
        <w:rPr>
          <w:rFonts w:cs="Times New Roman"/>
        </w:rPr>
        <w:t xml:space="preserve"> 2012; </w:t>
      </w:r>
      <w:proofErr w:type="spellStart"/>
      <w:r w:rsidR="00A259AC" w:rsidRPr="00A259AC">
        <w:rPr>
          <w:rFonts w:cs="Times New Roman"/>
        </w:rPr>
        <w:t>Cybis</w:t>
      </w:r>
      <w:proofErr w:type="spellEnd"/>
      <w:r w:rsidR="00A259AC" w:rsidRPr="00A259AC">
        <w:rPr>
          <w:rFonts w:cs="Times New Roman"/>
        </w:rPr>
        <w:t xml:space="preserve"> et al. 2015)</w:t>
      </w:r>
      <w:r w:rsidRPr="006168C9">
        <w:fldChar w:fldCharType="end"/>
      </w:r>
      <w:r w:rsidRPr="006168C9">
        <w:t>.</w:t>
      </w:r>
      <w:r>
        <w:t xml:space="preserve"> </w:t>
      </w:r>
      <w:commentRangeStart w:id="70"/>
      <w:r>
        <w:t xml:space="preserve">However, these models have yet to be extended beyond binary </w:t>
      </w:r>
      <w:r w:rsidR="00D50D06">
        <w:t xml:space="preserve">discrete </w:t>
      </w:r>
      <w:r>
        <w:t xml:space="preserve">characters </w:t>
      </w:r>
      <w:commentRangeEnd w:id="70"/>
      <w:r w:rsidR="000C22B0">
        <w:rPr>
          <w:rStyle w:val="CommentReference"/>
          <w:rFonts w:asciiTheme="minorHAnsi" w:hAnsiTheme="minorHAnsi"/>
        </w:rPr>
        <w:commentReference w:id="70"/>
      </w:r>
      <w:r>
        <w:t xml:space="preserve">and rely </w:t>
      </w:r>
      <w:r w:rsidR="00D50D06">
        <w:t xml:space="preserve">on more simplistic evolutionary models without </w:t>
      </w:r>
      <w:r w:rsidR="00380585">
        <w:t xml:space="preserve">character independent </w:t>
      </w:r>
      <w:r w:rsidR="00D50D06">
        <w:t xml:space="preserve">rate heterogeneity (such as single rate Brownian motion). </w:t>
      </w:r>
      <w:r w:rsidR="001E46EF">
        <w:t>This</w:t>
      </w:r>
      <w:r w:rsidR="00380585">
        <w:t xml:space="preserve"> lack of character independent rate heterogeneity has recently been recognized as a potential source of inflated correlation between discrete and continuous characters. Such was the reasoning for the </w:t>
      </w:r>
      <w:proofErr w:type="spellStart"/>
      <w:r w:rsidR="00380585">
        <w:t>MuSSCRat</w:t>
      </w:r>
      <w:proofErr w:type="spellEnd"/>
      <w:r w:rsidR="00380585">
        <w:t xml:space="preserve"> model </w:t>
      </w:r>
      <w:r w:rsidR="00380585" w:rsidRPr="00380585">
        <w:fldChar w:fldCharType="begin"/>
      </w:r>
      <w:r w:rsidR="00A259AC">
        <w:instrText xml:space="preserve"> ADDIN ZOTERO_ITEM CSL_CITATION {"citationID":"a2a3u92e85e","properties":{"formattedCitation":"(May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380585" w:rsidRPr="00380585">
        <w:fldChar w:fldCharType="separate"/>
      </w:r>
      <w:r w:rsidR="00A259AC" w:rsidRPr="00A259AC">
        <w:rPr>
          <w:rFonts w:cs="Times New Roman"/>
        </w:rPr>
        <w:t>(May and Moore 2020)</w:t>
      </w:r>
      <w:r w:rsidR="00380585" w:rsidRPr="00380585">
        <w:fldChar w:fldCharType="end"/>
      </w:r>
      <w:r w:rsidR="00380585">
        <w:t xml:space="preserve">. </w:t>
      </w:r>
      <w:r w:rsidR="005736D8">
        <w:t>Like</w:t>
      </w:r>
      <w:r w:rsidR="00380585">
        <w:t xml:space="preserve"> </w:t>
      </w:r>
      <w:proofErr w:type="spellStart"/>
      <w:r w:rsidR="00380585" w:rsidRPr="006E737B">
        <w:rPr>
          <w:i/>
          <w:iCs/>
        </w:rPr>
        <w:t>hOUwie</w:t>
      </w:r>
      <w:proofErr w:type="spellEnd"/>
      <w:r w:rsidR="00380585">
        <w:t xml:space="preserve">, </w:t>
      </w:r>
      <w:proofErr w:type="spellStart"/>
      <w:r w:rsidR="00380585">
        <w:t>MuSSCRat</w:t>
      </w:r>
      <w:proofErr w:type="spellEnd"/>
      <w:r w:rsidR="00380585">
        <w:t xml:space="preserve"> allows for character</w:t>
      </w:r>
      <w:r w:rsidR="005736D8">
        <w:t>-</w:t>
      </w:r>
      <w:r w:rsidR="00380585">
        <w:t xml:space="preserve">independent rate heterogeneity </w:t>
      </w:r>
      <w:r w:rsidR="001E46EF">
        <w:t xml:space="preserve">following a multiple rate Brownian motion model </w:t>
      </w:r>
      <w:r w:rsidR="00380585">
        <w:t xml:space="preserve">to be directly contrasted against character correlation </w:t>
      </w:r>
      <w:r w:rsidR="00BF12A3">
        <w:t>to</w:t>
      </w:r>
      <w:r w:rsidR="00380585">
        <w:t xml:space="preserve"> </w:t>
      </w:r>
      <w:r w:rsidR="001E46EF">
        <w:t xml:space="preserve">correct for potential biases towards correlation. </w:t>
      </w:r>
      <w:r w:rsidR="00E87EEA">
        <w:t xml:space="preserve">However, as we </w:t>
      </w:r>
      <w:r w:rsidR="005736D8">
        <w:t>describe in detail above</w:t>
      </w:r>
      <w:r w:rsidR="00E87EEA">
        <w:t>, the way the underlying discrete character is calculated</w:t>
      </w:r>
      <w:ins w:id="71" w:author="O'Meara, Brian C" w:date="2022-07-06T07:48:00Z">
        <w:r w:rsidR="000C22B0">
          <w:t xml:space="preserve"> in </w:t>
        </w:r>
        <w:proofErr w:type="spellStart"/>
        <w:r w:rsidR="000C22B0">
          <w:rPr>
            <w:i/>
            <w:iCs/>
          </w:rPr>
          <w:t>hOUwie</w:t>
        </w:r>
      </w:ins>
      <w:proofErr w:type="spellEnd"/>
      <w:r w:rsidR="005736D8">
        <w:t>,</w:t>
      </w:r>
      <w:r w:rsidR="00E87EEA">
        <w:t xml:space="preserve"> as well as how rate heterogeneity is modeled, differs substantially from May and Moore (2020). </w:t>
      </w:r>
      <w:r w:rsidR="00B234C0">
        <w:t xml:space="preserve">Finally, </w:t>
      </w:r>
      <w:r w:rsidR="00B234C0" w:rsidRPr="00B234C0">
        <w:fldChar w:fldCharType="begin"/>
      </w:r>
      <w:r w:rsidR="00A259AC">
        <w:instrText xml:space="preserve"> ADDIN ZOTERO_ITEM CSL_CITATION {"citationID":"ib370K63","properties":{"custom":"Tribble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B234C0" w:rsidRPr="00B234C0">
        <w:fldChar w:fldCharType="separate"/>
      </w:r>
      <w:r w:rsidR="00A259AC" w:rsidRPr="00A259AC">
        <w:rPr>
          <w:rFonts w:cs="Times New Roman"/>
        </w:rPr>
        <w:t>Tribble et al. (2021)</w:t>
      </w:r>
      <w:r w:rsidR="00B234C0" w:rsidRPr="00B234C0">
        <w:fldChar w:fldCharType="end"/>
      </w:r>
      <w:r w:rsidR="00B234C0">
        <w:t xml:space="preserve"> </w:t>
      </w:r>
      <w:r w:rsidR="00003A92">
        <w:t>has</w:t>
      </w:r>
      <w:r w:rsidR="00B234C0">
        <w:t xml:space="preserve"> recently developed a method which is similar to the one presented here. </w:t>
      </w:r>
      <w:r w:rsidR="00E87EEA">
        <w:t>One of the</w:t>
      </w:r>
      <w:r w:rsidR="00B234C0">
        <w:t xml:space="preserve"> primary difference</w:t>
      </w:r>
      <w:r w:rsidR="00E87EEA">
        <w:t>s</w:t>
      </w:r>
      <w:r w:rsidR="00B234C0">
        <w:t xml:space="preserve"> between </w:t>
      </w:r>
      <w:proofErr w:type="spellStart"/>
      <w:r w:rsidR="00B234C0" w:rsidRPr="006E737B">
        <w:rPr>
          <w:i/>
          <w:iCs/>
        </w:rPr>
        <w:t>hOUwie</w:t>
      </w:r>
      <w:proofErr w:type="spellEnd"/>
      <w:r w:rsidR="00B234C0">
        <w:t xml:space="preserve"> and the </w:t>
      </w:r>
      <w:r w:rsidR="00D11C2A">
        <w:t>Bayesian pipeline</w:t>
      </w:r>
      <w:r w:rsidR="00B234C0">
        <w:t xml:space="preserve"> discussed </w:t>
      </w:r>
      <w:r w:rsidR="00E87EEA">
        <w:t xml:space="preserve">in </w:t>
      </w:r>
      <w:r w:rsidR="00E87EEA" w:rsidRPr="00B234C0">
        <w:fldChar w:fldCharType="begin"/>
      </w:r>
      <w:r w:rsidR="00A259AC">
        <w:instrText xml:space="preserve"> ADDIN ZOTERO_ITEM CSL_CITATION {"citationID":"oAJysBLi","properties":{"custom":"Tribble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E87EEA" w:rsidRPr="00B234C0">
        <w:fldChar w:fldCharType="separate"/>
      </w:r>
      <w:r w:rsidR="00A259AC" w:rsidRPr="00A259AC">
        <w:rPr>
          <w:rFonts w:cs="Times New Roman"/>
        </w:rPr>
        <w:t>Tribble et al. (2021)</w:t>
      </w:r>
      <w:r w:rsidR="00E87EEA" w:rsidRPr="00B234C0">
        <w:fldChar w:fldCharType="end"/>
      </w:r>
      <w:r w:rsidR="00B234C0">
        <w:t xml:space="preserve"> is how discrete character evolution is treated. </w:t>
      </w:r>
      <w:r w:rsidR="00220EA8">
        <w:t>Specifically, Tribble et al. (2021) assume</w:t>
      </w:r>
      <w:r w:rsidR="005736D8">
        <w:t>d</w:t>
      </w:r>
      <w:r w:rsidR="00220EA8">
        <w:t xml:space="preserve"> that character-independent mappings are generated under the same parameters which best fit their focal discrete character. In contrast, </w:t>
      </w:r>
      <w:proofErr w:type="spellStart"/>
      <w:r w:rsidR="00220EA8" w:rsidRPr="006E737B">
        <w:rPr>
          <w:i/>
          <w:iCs/>
        </w:rPr>
        <w:t>hOUwie</w:t>
      </w:r>
      <w:proofErr w:type="spellEnd"/>
      <w:r w:rsidR="00220EA8">
        <w:t xml:space="preserve"> allows the free estimation of character-independent discrete rates which best fit both discrete and </w:t>
      </w:r>
      <w:r w:rsidR="00220EA8">
        <w:lastRenderedPageBreak/>
        <w:t xml:space="preserve">continuous data. </w:t>
      </w:r>
      <w:r w:rsidR="00B91CCA">
        <w:t xml:space="preserve">This difference may lead to </w:t>
      </w:r>
      <w:del w:id="72" w:author="O'Meara, Brian C" w:date="2022-07-06T07:49:00Z">
        <w:r w:rsidR="00B91CCA" w:rsidDel="000C22B0">
          <w:delText xml:space="preserve">be </w:delText>
        </w:r>
      </w:del>
      <w:r w:rsidR="00B91CCA">
        <w:t>biases against null models</w:t>
      </w:r>
      <w:ins w:id="73" w:author="O'Meara, Brian C" w:date="2022-07-06T07:49:00Z">
        <w:r w:rsidR="000C22B0">
          <w:t xml:space="preserve"> in the Tribble et al. (2021) approach</w:t>
        </w:r>
      </w:ins>
      <w:r w:rsidR="00B91CCA">
        <w:t xml:space="preserve"> since the character-independent regimes are forced to follow a character-dependent discrete model. </w:t>
      </w:r>
    </w:p>
    <w:p w14:paraId="7C18E023" w14:textId="77777777" w:rsidR="00D1141F" w:rsidRDefault="00D1141F" w:rsidP="00FA5E85">
      <w:pPr>
        <w:pStyle w:val="JamesManuscriptBody"/>
        <w:ind w:firstLine="720"/>
        <w:jc w:val="center"/>
        <w:rPr>
          <w:rFonts w:eastAsiaTheme="minorEastAsia"/>
          <w:i/>
          <w:iCs/>
        </w:rPr>
      </w:pPr>
    </w:p>
    <w:p w14:paraId="6770785E" w14:textId="302E5252" w:rsidR="0072657B" w:rsidRPr="00FA5E85" w:rsidRDefault="0016464C" w:rsidP="00FA5E85">
      <w:pPr>
        <w:pStyle w:val="JamesManuscriptBody"/>
        <w:ind w:firstLine="720"/>
        <w:jc w:val="center"/>
        <w:rPr>
          <w:rFonts w:eastAsiaTheme="minorEastAsia"/>
          <w:i/>
          <w:iCs/>
        </w:rPr>
      </w:pPr>
      <w:r>
        <w:rPr>
          <w:rFonts w:eastAsiaTheme="minorEastAsia"/>
          <w:i/>
          <w:iCs/>
        </w:rPr>
        <w:t>Character-independent models and null hypotheses</w:t>
      </w:r>
    </w:p>
    <w:p w14:paraId="1156D85C" w14:textId="182450D0" w:rsidR="00E06251" w:rsidRDefault="003D3B82" w:rsidP="00184F80">
      <w:pPr>
        <w:pStyle w:val="JamesManuscriptBody"/>
        <w:ind w:firstLine="720"/>
        <w:rPr>
          <w:lang w:val="en-CA"/>
        </w:rPr>
      </w:pPr>
      <w:r>
        <w:t xml:space="preserve">There is a growing appreciation that </w:t>
      </w:r>
      <w:r w:rsidR="008F3592">
        <w:t>comparing</w:t>
      </w:r>
      <w:r>
        <w:t xml:space="preserve"> </w:t>
      </w:r>
      <w:r w:rsidR="008F3592">
        <w:t>constant-rate</w:t>
      </w:r>
      <w:r>
        <w:t xml:space="preserve"> null models to variable</w:t>
      </w:r>
      <w:r w:rsidR="008F3592">
        <w:t>-</w:t>
      </w:r>
      <w:r>
        <w:t>rate alternative models will consistently favor rate heterogeneity, regardless of whether there is a genuine association</w:t>
      </w:r>
      <w:r w:rsidR="008F3592">
        <w:t xml:space="preserve"> with a focal </w:t>
      </w:r>
      <w:r w:rsidR="008F3592" w:rsidRPr="007D1E35">
        <w:t xml:space="preserve">variable </w:t>
      </w:r>
      <w:r w:rsidR="008F3592" w:rsidRPr="007D1E35">
        <w:rPr>
          <w:lang w:val="en-CA"/>
        </w:rPr>
        <w:fldChar w:fldCharType="begin"/>
      </w:r>
      <w:r w:rsidR="004A0E95">
        <w:rPr>
          <w:lang w:val="en-CA"/>
        </w:rPr>
        <w:instrText xml:space="preserve"> ADDIN ZOTERO_ITEM CSL_CITATION {"citationID":"avqspqa229","properties":{"formattedCitation":"(Maddison and FitzJohn 2015; Rabosky and Goldberg 2015; Beaulieu and O\\uc0\\u8217{}Meara 2016; Uyeda et al. 2018; O\\uc0\\u8217{}Meara and Beaulieu 2021; Boyko and Beaulieu 2022)","plainCitation":"(Maddison and FitzJohn 2015; Rabosky and Goldberg 2015; Beaulieu and O’Meara 2016; Uyeda et al. 2018; O’Meara and Beaulieu 2021;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W"}],"editor":[{"family":"Matzke","given":"Nicholas"}],"issued":{"date-parts":[["2018",11,1]]}},"label":"page"},{"id":8462,"uris":["http://zotero.org/users/local/X8CzRyu0/items/K9PIG4AS"],"itemData":{"id":8462,"type":"report","abstract":"Models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 However, we argue that congruence issues such as this also occur in models as basic as Brownian motion and coin flipping. Taxon-heterogeneous models such as many SSE models appear not to have this particular issue.","language":"en-us","note":"DOI: 10.32942/osf.io/w5nvd\ntype: article","publisher":"EcoEvoRxiv","source":"OSF Preprints","title":"Potential survival of some, but not all, diversification methods","URL":"https://ecoevorxiv.org/w5nvd/","author":[{"family":"O'Meara","given":"Brian"},{"family":"Beaulieu","given":"Jeremy"}],"accessed":{"date-parts":[["2022",3,22]]},"issued":{"date-parts":[["2021",11,6]]}},"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8F3592" w:rsidRPr="007D1E35">
        <w:rPr>
          <w:lang w:val="en-CA"/>
        </w:rPr>
        <w:fldChar w:fldCharType="separate"/>
      </w:r>
      <w:r w:rsidR="004A0E95" w:rsidRPr="004A0E95">
        <w:rPr>
          <w:rFonts w:cs="Times New Roman"/>
        </w:rPr>
        <w:t xml:space="preserve">(Maddison and </w:t>
      </w:r>
      <w:proofErr w:type="spellStart"/>
      <w:r w:rsidR="004A0E95" w:rsidRPr="004A0E95">
        <w:rPr>
          <w:rFonts w:cs="Times New Roman"/>
        </w:rPr>
        <w:t>FitzJohn</w:t>
      </w:r>
      <w:proofErr w:type="spellEnd"/>
      <w:r w:rsidR="004A0E95" w:rsidRPr="004A0E95">
        <w:rPr>
          <w:rFonts w:cs="Times New Roman"/>
        </w:rPr>
        <w:t xml:space="preserve"> 2015; </w:t>
      </w:r>
      <w:proofErr w:type="spellStart"/>
      <w:r w:rsidR="004A0E95" w:rsidRPr="004A0E95">
        <w:rPr>
          <w:rFonts w:cs="Times New Roman"/>
        </w:rPr>
        <w:t>Rabosky</w:t>
      </w:r>
      <w:proofErr w:type="spellEnd"/>
      <w:r w:rsidR="004A0E95" w:rsidRPr="004A0E95">
        <w:rPr>
          <w:rFonts w:cs="Times New Roman"/>
        </w:rPr>
        <w:t xml:space="preserve"> and Goldberg 2015; Beaulieu and O’Meara 2016; Uyeda et al. 2018; O’Meara and Beaulieu 2021; Boyko and Beaulieu 2022)</w:t>
      </w:r>
      <w:r w:rsidR="008F3592" w:rsidRPr="007D1E35">
        <w:rPr>
          <w:lang w:val="en-CA"/>
        </w:rPr>
        <w:fldChar w:fldCharType="end"/>
      </w:r>
      <w:r w:rsidR="008F3592" w:rsidRPr="007D1E35">
        <w:rPr>
          <w:lang w:val="en-CA"/>
        </w:rPr>
        <w:t>. T</w:t>
      </w:r>
      <w:r w:rsidR="008F3592">
        <w:rPr>
          <w:lang w:val="en-CA"/>
        </w:rPr>
        <w:t xml:space="preserve">his problem, termed the “straw-man effect” by May and Moore (2020), has been </w:t>
      </w:r>
      <w:r w:rsidR="0016464C">
        <w:rPr>
          <w:lang w:val="en-CA"/>
        </w:rPr>
        <w:t>demonstrated</w:t>
      </w:r>
      <w:r w:rsidR="008F3592">
        <w:rPr>
          <w:lang w:val="en-CA"/>
        </w:rPr>
        <w:t xml:space="preserve"> to </w:t>
      </w:r>
      <w:r w:rsidR="0016464C">
        <w:rPr>
          <w:lang w:val="en-CA"/>
        </w:rPr>
        <w:t>lead to nearly 100% error rates for evidence of discrete character corr</w:t>
      </w:r>
      <w:r w:rsidR="0016464C" w:rsidRPr="0016464C">
        <w:rPr>
          <w:lang w:val="en-CA"/>
        </w:rPr>
        <w:t xml:space="preserve">elation </w:t>
      </w:r>
      <w:r w:rsidR="0016464C" w:rsidRPr="00146337">
        <w:rPr>
          <w:lang w:val="en-CA"/>
        </w:rPr>
        <w:fldChar w:fldCharType="begin"/>
      </w:r>
      <w:r w:rsidR="00A259AC">
        <w:rPr>
          <w:lang w:val="en-CA"/>
        </w:rPr>
        <w:instrText xml:space="preserve"> ADDIN ZOTERO_ITEM CSL_CITATION {"citationID":"adovhlupee","properties":{"formattedCitation":"(Maddison and FitzJohn 2015; Boyko and Beaulieu 2022)","plainCitation":"(Maddison and FitzJohn 2015;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16464C" w:rsidRPr="00146337">
        <w:rPr>
          <w:lang w:val="en-CA"/>
        </w:rPr>
        <w:fldChar w:fldCharType="separate"/>
      </w:r>
      <w:r w:rsidR="00A259AC" w:rsidRPr="00A259AC">
        <w:rPr>
          <w:rFonts w:cs="Times New Roman"/>
        </w:rPr>
        <w:t xml:space="preserve">(Maddison and </w:t>
      </w:r>
      <w:proofErr w:type="spellStart"/>
      <w:r w:rsidR="00A259AC" w:rsidRPr="00A259AC">
        <w:rPr>
          <w:rFonts w:cs="Times New Roman"/>
        </w:rPr>
        <w:t>FitzJohn</w:t>
      </w:r>
      <w:proofErr w:type="spellEnd"/>
      <w:r w:rsidR="00A259AC" w:rsidRPr="00A259AC">
        <w:rPr>
          <w:rFonts w:cs="Times New Roman"/>
        </w:rPr>
        <w:t xml:space="preserve"> 2015; Boyko and Beaulieu 2022)</w:t>
      </w:r>
      <w:r w:rsidR="0016464C" w:rsidRPr="00146337">
        <w:rPr>
          <w:lang w:val="en-CA"/>
        </w:rPr>
        <w:fldChar w:fldCharType="end"/>
      </w:r>
      <w:r w:rsidR="0016464C">
        <w:rPr>
          <w:lang w:val="en-CA"/>
        </w:rPr>
        <w:t xml:space="preserve">, and has severely biased evidence towards state-dependent speciation and </w:t>
      </w:r>
      <w:r w:rsidR="0016464C" w:rsidRPr="005279DF">
        <w:rPr>
          <w:lang w:val="en-CA"/>
        </w:rPr>
        <w:t xml:space="preserve">extinction </w:t>
      </w:r>
      <w:r w:rsidR="0016464C" w:rsidRPr="005279DF">
        <w:rPr>
          <w:lang w:val="en-CA"/>
        </w:rPr>
        <w:fldChar w:fldCharType="begin"/>
      </w:r>
      <w:r w:rsidR="00A259AC">
        <w:rPr>
          <w:lang w:val="en-CA"/>
        </w:rPr>
        <w:instrText xml:space="preserve"> ADDIN ZOTERO_ITEM CSL_CITATION {"citationID":"av4drct95k","properties":{"formattedCitation":"(Rabosky and Goldberg 2015; Beaulieu and O\\uc0\\u8217{}Meara 2016)","plainCitation":"(Rabosky and Goldberg 2015; Beaulieu and O’Meara 2016)","noteIndex":0},"citationItems":[{"id":6057,"uris":["http://zotero.org/users/local/X8CzRyu0/items/UPFD7QR3"],"itemData":{"id":6057,"type":"article-journal","container-title":"Systematic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16464C" w:rsidRPr="005279DF">
        <w:rPr>
          <w:lang w:val="en-CA"/>
        </w:rPr>
        <w:fldChar w:fldCharType="separate"/>
      </w:r>
      <w:r w:rsidR="00A259AC" w:rsidRPr="00A259AC">
        <w:rPr>
          <w:rFonts w:cs="Times New Roman"/>
        </w:rPr>
        <w:t>(</w:t>
      </w:r>
      <w:proofErr w:type="spellStart"/>
      <w:r w:rsidR="00A259AC" w:rsidRPr="00A259AC">
        <w:rPr>
          <w:rFonts w:cs="Times New Roman"/>
        </w:rPr>
        <w:t>Rabosky</w:t>
      </w:r>
      <w:proofErr w:type="spellEnd"/>
      <w:r w:rsidR="00A259AC" w:rsidRPr="00A259AC">
        <w:rPr>
          <w:rFonts w:cs="Times New Roman"/>
        </w:rPr>
        <w:t xml:space="preserve"> and Goldberg 2015; Beaulieu and O’Meara 2016)</w:t>
      </w:r>
      <w:r w:rsidR="0016464C" w:rsidRPr="005279DF">
        <w:rPr>
          <w:lang w:val="en-CA"/>
        </w:rPr>
        <w:fldChar w:fldCharType="end"/>
      </w:r>
      <w:r w:rsidR="0016464C">
        <w:rPr>
          <w:lang w:val="en-CA"/>
        </w:rPr>
        <w:t xml:space="preserve">. Given these </w:t>
      </w:r>
      <w:r w:rsidR="007D1E35">
        <w:rPr>
          <w:lang w:val="en-CA"/>
        </w:rPr>
        <w:t>often-overwhelming</w:t>
      </w:r>
      <w:r w:rsidR="0016464C">
        <w:rPr>
          <w:lang w:val="en-CA"/>
        </w:rPr>
        <w:t xml:space="preserve"> </w:t>
      </w:r>
      <w:r w:rsidR="0025795B">
        <w:rPr>
          <w:lang w:val="en-CA"/>
        </w:rPr>
        <w:t>error rates</w:t>
      </w:r>
      <w:r w:rsidR="0016464C">
        <w:rPr>
          <w:lang w:val="en-CA"/>
        </w:rPr>
        <w:t xml:space="preserve"> in other comparative methods, we expected </w:t>
      </w:r>
      <w:r w:rsidR="0025795B">
        <w:rPr>
          <w:lang w:val="en-CA"/>
        </w:rPr>
        <w:t xml:space="preserve">to find </w:t>
      </w:r>
      <w:r w:rsidR="0016464C">
        <w:rPr>
          <w:lang w:val="en-CA"/>
        </w:rPr>
        <w:t>a similar</w:t>
      </w:r>
      <w:r w:rsidR="0025795B">
        <w:rPr>
          <w:lang w:val="en-CA"/>
        </w:rPr>
        <w:t>ly</w:t>
      </w:r>
      <w:r w:rsidR="0016464C">
        <w:rPr>
          <w:lang w:val="en-CA"/>
        </w:rPr>
        <w:t xml:space="preserve"> </w:t>
      </w:r>
      <w:r w:rsidR="0025795B">
        <w:rPr>
          <w:lang w:val="en-CA"/>
        </w:rPr>
        <w:t xml:space="preserve">consistent bias towards correlation </w:t>
      </w:r>
      <w:r w:rsidR="0016464C">
        <w:rPr>
          <w:lang w:val="en-CA"/>
        </w:rPr>
        <w:t>between discrete and continuous character</w:t>
      </w:r>
      <w:r w:rsidR="0025795B">
        <w:rPr>
          <w:lang w:val="en-CA"/>
        </w:rPr>
        <w:t>s</w:t>
      </w:r>
      <w:r w:rsidR="0016464C">
        <w:rPr>
          <w:lang w:val="en-CA"/>
        </w:rPr>
        <w:t xml:space="preserve">. However, we found that </w:t>
      </w:r>
      <w:r w:rsidR="00DC4AF3">
        <w:rPr>
          <w:lang w:val="en-CA"/>
        </w:rPr>
        <w:t>support for single rate character-independent null models was greater than character-dependent models even when simulated under character-independent models with rate heterogeneity. Although</w:t>
      </w:r>
      <w:del w:id="74" w:author="O'Meara, Brian C" w:date="2022-07-06T07:50:00Z">
        <w:r w:rsidR="00DC4AF3" w:rsidDel="0001221C">
          <w:rPr>
            <w:lang w:val="en-CA"/>
          </w:rPr>
          <w:delText>,</w:delText>
        </w:r>
      </w:del>
      <w:r w:rsidR="00DC4AF3">
        <w:rPr>
          <w:lang w:val="en-CA"/>
        </w:rPr>
        <w:t xml:space="preserve"> the inclusion of explicit multi-rate character independent models (CID+) models did help reduce evidence of false correlation in some cases, by and large, simplistic null models performed admirably. </w:t>
      </w:r>
      <w:r w:rsidR="00CD0E57">
        <w:rPr>
          <w:lang w:val="en-CA"/>
        </w:rPr>
        <w:t xml:space="preserve">This is not to say that the error rates for discrete and continuous character correlation should be dismissed outright. If our simulations correctly assess that nearly one-third of results find false evidence of a correlation between continuous character rates of evolution and discrete characters, then better null models </w:t>
      </w:r>
      <w:r w:rsidR="00CD0E57">
        <w:rPr>
          <w:lang w:val="en-CA"/>
        </w:rPr>
        <w:lastRenderedPageBreak/>
        <w:t xml:space="preserve">are certainly needed. But, in comparison to the profound effect that model misspecification has had in other comparative analyses </w:t>
      </w:r>
      <w:r w:rsidR="00CD0E57" w:rsidRPr="00CD0E57">
        <w:rPr>
          <w:lang w:val="en-CA"/>
        </w:rPr>
        <w:fldChar w:fldCharType="begin"/>
      </w:r>
      <w:r w:rsidR="00A259AC">
        <w:rPr>
          <w:lang w:val="en-CA"/>
        </w:rPr>
        <w:instrText xml:space="preserve"> ADDIN ZOTERO_ITEM CSL_CITATION {"citationID":"a1ndqh051c4","properties":{"formattedCitation":"(Beaulieu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CD0E57" w:rsidRPr="00CD0E57">
        <w:rPr>
          <w:lang w:val="en-CA"/>
        </w:rPr>
        <w:fldChar w:fldCharType="separate"/>
      </w:r>
      <w:r w:rsidR="00A259AC" w:rsidRPr="00A259AC">
        <w:rPr>
          <w:rFonts w:cs="Times New Roman"/>
        </w:rPr>
        <w:t>(Beaulieu and O’Meara 2016; Boyko and Beaulieu 2022)</w:t>
      </w:r>
      <w:r w:rsidR="00CD0E57" w:rsidRPr="00CD0E57">
        <w:rPr>
          <w:lang w:val="en-CA"/>
        </w:rPr>
        <w:fldChar w:fldCharType="end"/>
      </w:r>
      <w:r w:rsidR="00843BD9">
        <w:rPr>
          <w:lang w:val="en-CA"/>
        </w:rPr>
        <w:t xml:space="preserve">, the joint models tested here </w:t>
      </w:r>
      <w:r w:rsidR="00622D0F">
        <w:rPr>
          <w:lang w:val="en-CA"/>
        </w:rPr>
        <w:t>have</w:t>
      </w:r>
      <w:r w:rsidR="00843BD9">
        <w:rPr>
          <w:lang w:val="en-CA"/>
        </w:rPr>
        <w:t xml:space="preserve"> substantially lower error rates</w:t>
      </w:r>
      <w:r w:rsidR="00CD0E57">
        <w:rPr>
          <w:lang w:val="en-CA"/>
        </w:rPr>
        <w:t>.</w:t>
      </w:r>
    </w:p>
    <w:p w14:paraId="31E8643C" w14:textId="488D5E55" w:rsidR="00773EF1" w:rsidRDefault="00153872" w:rsidP="00184F80">
      <w:pPr>
        <w:pStyle w:val="JamesManuscriptBody"/>
        <w:ind w:firstLine="720"/>
        <w:rPr>
          <w:lang w:val="en-CA"/>
        </w:rPr>
      </w:pPr>
      <w:r>
        <w:rPr>
          <w:lang w:val="en-CA"/>
        </w:rPr>
        <w:t xml:space="preserve">We suspect that part of the reason that </w:t>
      </w:r>
      <w:r w:rsidR="00BD595F">
        <w:rPr>
          <w:lang w:val="en-CA"/>
        </w:rPr>
        <w:t xml:space="preserve">the </w:t>
      </w:r>
      <w:r>
        <w:rPr>
          <w:lang w:val="en-CA"/>
        </w:rPr>
        <w:t>correlation between discrete and continuous characters is less susceptible to “straw-man” effect</w:t>
      </w:r>
      <w:r w:rsidR="004658F0">
        <w:rPr>
          <w:lang w:val="en-CA"/>
        </w:rPr>
        <w:t>s</w:t>
      </w:r>
      <w:r>
        <w:rPr>
          <w:lang w:val="en-CA"/>
        </w:rPr>
        <w:t xml:space="preserve"> than other </w:t>
      </w:r>
      <w:r w:rsidR="00137427">
        <w:rPr>
          <w:lang w:val="en-CA"/>
        </w:rPr>
        <w:t>PCMs</w:t>
      </w:r>
      <w:r>
        <w:rPr>
          <w:lang w:val="en-CA"/>
        </w:rPr>
        <w:t xml:space="preserve"> is related to the </w:t>
      </w:r>
      <w:r w:rsidR="00B54EC2" w:rsidRPr="00184F80">
        <w:rPr>
          <w:lang w:val="en-CA"/>
        </w:rPr>
        <w:t xml:space="preserve">inefficiency of sampling potential maps from the univariate </w:t>
      </w:r>
      <w:r>
        <w:rPr>
          <w:lang w:val="en-CA"/>
        </w:rPr>
        <w:t>stochastic mapping</w:t>
      </w:r>
      <w:r w:rsidR="00B54EC2" w:rsidRPr="00184F80">
        <w:rPr>
          <w:lang w:val="en-CA"/>
        </w:rPr>
        <w:t xml:space="preserve"> model. </w:t>
      </w:r>
      <w:r w:rsidR="003470D6">
        <w:rPr>
          <w:lang w:val="en-CA"/>
        </w:rPr>
        <w:t xml:space="preserve">A common approach to fitting OU models involves simulating many stochastic maps to represent underlying regimes from parameters estimated </w:t>
      </w:r>
      <w:r w:rsidR="00773EF1">
        <w:rPr>
          <w:lang w:val="en-CA"/>
        </w:rPr>
        <w:t xml:space="preserve">only </w:t>
      </w:r>
      <w:r w:rsidR="003470D6">
        <w:rPr>
          <w:lang w:val="en-CA"/>
        </w:rPr>
        <w:t xml:space="preserve">from the discrete character </w:t>
      </w:r>
      <w:r w:rsidR="003470D6" w:rsidRPr="003470D6">
        <w:rPr>
          <w:lang w:val="en-CA"/>
        </w:rPr>
        <w:fldChar w:fldCharType="begin"/>
      </w:r>
      <w:r w:rsidR="00A259AC">
        <w:rPr>
          <w:lang w:val="en-CA"/>
        </w:rPr>
        <w:instrText xml:space="preserve"> ADDIN ZOTERO_ITEM CSL_CITATION {"citationID":"a10obmr8l12","properties":{"formattedCitation":"(Revell 2013)","plainCitation":"(Revell 2013)","noteIndex":0},"citationItems":[{"id":8545,"uris":["http://zotero.org/users/local/X8CzRyu0/items/LA4P7N8G"],"itemData":{"id":8545,"type":"article-journal","abstract":"Phylogenetic comparative biology has progressed considerably in recent years (e.g., Butler and King 2004; Rabosky 2006; Bokma 2008; Alfaro et al. 2009; Stadler 2011; Slater et al. 2012). One of the most important developments has been the application of likelihood-based methods to fit alternative models for trait evolution in a phylogenetic tree with branch lengths proportional to time (e.g., Butler and King 2004; O'Meara et al. 2006; Thomas et al. 2006; Revell and Collar 2009; Beaulieu et al. 2012). An important example of this type of method is O'Meara et al. (2006) “noncensored” test for variation in the evolutionary rate for a continuously valued character trait through time or across the branches of a phylogenetic tree (also see Thomas et al. 2006 for a closely related approach). According to this method, we first hypothesize evolutionary rate regimes on the tree (called “painting” in Butler and King 2004); and then we fit an evolutionary model, specifically the popular Brownian model (Cavalli-Sforza and Edwards 1967; Felsenstein 1973, 1985), in which the instantaneous variance of the Brownian random diffusion process has different values in different parts of the phylogeny (O'Meara et al. 2006).","container-title":"Systematic Biology","DOI":"10.1093/sysbio/sys084","ISSN":"1063-5157","issue":"2","journalAbbreviation":"Systematic Biology","page":"339-345","source":"Silverchair","title":"A Comment on the Use of Stochastic Character Maps to Estimate Evolutionary Rate Variation in a Continuously Valued Trait","volume":"62","author":[{"family":"Revell","given":"Liam J."}],"issued":{"date-parts":[["2013",3,1]]}}}],"schema":"https://github.com/citation-style-language/schema/raw/master/csl-citation.json"} </w:instrText>
      </w:r>
      <w:r w:rsidR="003470D6" w:rsidRPr="003470D6">
        <w:rPr>
          <w:lang w:val="en-CA"/>
        </w:rPr>
        <w:fldChar w:fldCharType="separate"/>
      </w:r>
      <w:r w:rsidR="00A259AC" w:rsidRPr="00A259AC">
        <w:rPr>
          <w:rFonts w:cs="Times New Roman"/>
        </w:rPr>
        <w:t>(Revell 2013)</w:t>
      </w:r>
      <w:r w:rsidR="003470D6" w:rsidRPr="003470D6">
        <w:rPr>
          <w:lang w:val="en-CA"/>
        </w:rPr>
        <w:fldChar w:fldCharType="end"/>
      </w:r>
      <w:r w:rsidR="003470D6" w:rsidRPr="003470D6">
        <w:rPr>
          <w:lang w:val="en-CA"/>
        </w:rPr>
        <w:t>.</w:t>
      </w:r>
      <w:r w:rsidR="003470D6">
        <w:rPr>
          <w:lang w:val="en-CA"/>
        </w:rPr>
        <w:t xml:space="preserve"> </w:t>
      </w:r>
      <w:r w:rsidR="009167D5">
        <w:rPr>
          <w:lang w:val="en-CA"/>
        </w:rPr>
        <w:t xml:space="preserve">The resulting distribution of underlying regimes will therefore reflect a distribution appropriate for the discrete character, but not necessarily suitable for the continuous character. This is especially true if </w:t>
      </w:r>
      <w:r w:rsidR="00773EF1">
        <w:rPr>
          <w:lang w:val="en-CA"/>
        </w:rPr>
        <w:t xml:space="preserve">the </w:t>
      </w:r>
      <w:r w:rsidR="00D33CE2">
        <w:rPr>
          <w:lang w:val="en-CA"/>
        </w:rPr>
        <w:t xml:space="preserve">continuous character </w:t>
      </w:r>
      <w:r w:rsidR="009167D5">
        <w:rPr>
          <w:lang w:val="en-CA"/>
        </w:rPr>
        <w:t>is</w:t>
      </w:r>
      <w:r w:rsidR="00137427">
        <w:rPr>
          <w:lang w:val="en-CA"/>
        </w:rPr>
        <w:t xml:space="preserve"> unlinked to the focal </w:t>
      </w:r>
      <w:r w:rsidR="00D33CE2">
        <w:rPr>
          <w:lang w:val="en-CA"/>
        </w:rPr>
        <w:t xml:space="preserve">discrete </w:t>
      </w:r>
      <w:r w:rsidR="00137427">
        <w:rPr>
          <w:lang w:val="en-CA"/>
        </w:rPr>
        <w:t>character</w:t>
      </w:r>
      <w:r w:rsidR="009167D5">
        <w:rPr>
          <w:lang w:val="en-CA"/>
        </w:rPr>
        <w:t>.</w:t>
      </w:r>
      <w:r w:rsidR="00137427">
        <w:rPr>
          <w:lang w:val="en-CA"/>
        </w:rPr>
        <w:t xml:space="preserve"> </w:t>
      </w:r>
      <w:r w:rsidR="009167D5">
        <w:rPr>
          <w:lang w:val="en-CA"/>
        </w:rPr>
        <w:t xml:space="preserve">Indeed, we found that if the discrete and continuous characters are unlinked, most </w:t>
      </w:r>
      <w:r>
        <w:rPr>
          <w:lang w:val="en-CA"/>
        </w:rPr>
        <w:t>stochastic map</w:t>
      </w:r>
      <w:r w:rsidR="009167D5">
        <w:rPr>
          <w:lang w:val="en-CA"/>
        </w:rPr>
        <w:t>s</w:t>
      </w:r>
      <w:r w:rsidR="00B54EC2" w:rsidRPr="00184F80">
        <w:rPr>
          <w:lang w:val="en-CA"/>
        </w:rPr>
        <w:t xml:space="preserve">, even though </w:t>
      </w:r>
      <w:r w:rsidR="005736D8" w:rsidRPr="00184F80">
        <w:rPr>
          <w:lang w:val="en-CA"/>
        </w:rPr>
        <w:t>good</w:t>
      </w:r>
      <w:r w:rsidR="00B54EC2" w:rsidRPr="00184F80">
        <w:rPr>
          <w:lang w:val="en-CA"/>
        </w:rPr>
        <w:t xml:space="preserve"> </w:t>
      </w:r>
      <w:r w:rsidR="005736D8">
        <w:rPr>
          <w:lang w:val="en-CA"/>
        </w:rPr>
        <w:t>descriptions of the</w:t>
      </w:r>
      <w:r w:rsidR="005736D8" w:rsidRPr="00184F80">
        <w:rPr>
          <w:lang w:val="en-CA"/>
        </w:rPr>
        <w:t xml:space="preserve"> </w:t>
      </w:r>
      <w:r w:rsidR="00B54EC2" w:rsidRPr="00184F80">
        <w:rPr>
          <w:lang w:val="en-CA"/>
        </w:rPr>
        <w:t>discrete characters</w:t>
      </w:r>
      <w:r w:rsidR="00137427">
        <w:rPr>
          <w:lang w:val="en-CA"/>
        </w:rPr>
        <w:t xml:space="preserve">, </w:t>
      </w:r>
      <w:r w:rsidR="00D62C00">
        <w:rPr>
          <w:lang w:val="en-CA"/>
        </w:rPr>
        <w:t>were</w:t>
      </w:r>
      <w:r w:rsidR="00B54EC2" w:rsidRPr="00184F80">
        <w:rPr>
          <w:lang w:val="en-CA"/>
        </w:rPr>
        <w:t xml:space="preserve"> </w:t>
      </w:r>
      <w:r w:rsidR="00D62C00">
        <w:rPr>
          <w:lang w:val="en-CA"/>
        </w:rPr>
        <w:t>completely inadequate representations</w:t>
      </w:r>
      <w:r w:rsidR="00B54EC2" w:rsidRPr="00184F80">
        <w:rPr>
          <w:lang w:val="en-CA"/>
        </w:rPr>
        <w:t xml:space="preserve"> </w:t>
      </w:r>
      <w:r w:rsidR="00D62C00">
        <w:rPr>
          <w:lang w:val="en-CA"/>
        </w:rPr>
        <w:t xml:space="preserve">of </w:t>
      </w:r>
      <w:r w:rsidR="00B54EC2" w:rsidRPr="00184F80">
        <w:rPr>
          <w:lang w:val="en-CA"/>
        </w:rPr>
        <w:t>continuous regimes</w:t>
      </w:r>
      <w:r w:rsidR="00D33CE2">
        <w:rPr>
          <w:lang w:val="en-CA"/>
        </w:rPr>
        <w:t>.</w:t>
      </w:r>
      <w:r w:rsidR="00B54EC2" w:rsidRPr="00184F80">
        <w:rPr>
          <w:lang w:val="en-CA"/>
        </w:rPr>
        <w:t xml:space="preserve"> </w:t>
      </w:r>
      <w:r w:rsidR="00D33CE2">
        <w:rPr>
          <w:lang w:val="en-CA"/>
        </w:rPr>
        <w:t xml:space="preserve">Thus, </w:t>
      </w:r>
      <w:r w:rsidR="00D62C00">
        <w:rPr>
          <w:lang w:val="en-CA"/>
        </w:rPr>
        <w:t>any</w:t>
      </w:r>
      <w:r w:rsidR="00B54EC2" w:rsidRPr="00184F80">
        <w:rPr>
          <w:lang w:val="en-CA"/>
        </w:rPr>
        <w:t xml:space="preserve"> joint model with these maps contribute</w:t>
      </w:r>
      <w:r w:rsidR="00D62C00">
        <w:rPr>
          <w:lang w:val="en-CA"/>
        </w:rPr>
        <w:t>d</w:t>
      </w:r>
      <w:r w:rsidR="00B54EC2" w:rsidRPr="00184F80">
        <w:rPr>
          <w:lang w:val="en-CA"/>
        </w:rPr>
        <w:t xml:space="preserve"> little to the overall likelihood. </w:t>
      </w:r>
      <w:r w:rsidR="00AA0640">
        <w:rPr>
          <w:lang w:val="en-CA"/>
        </w:rPr>
        <w:t xml:space="preserve">Under our simulation protocol, for </w:t>
      </w:r>
      <w:r w:rsidR="00B54EC2" w:rsidRPr="00184F80">
        <w:rPr>
          <w:lang w:val="en-CA"/>
        </w:rPr>
        <w:t xml:space="preserve">a typical run, 90% of the total likelihood for the best set of parameters came from just </w:t>
      </w:r>
      <w:r w:rsidR="00AA0640">
        <w:rPr>
          <w:lang w:val="en-CA"/>
        </w:rPr>
        <w:t>2%</w:t>
      </w:r>
      <w:r w:rsidR="00B54EC2" w:rsidRPr="00184F80">
        <w:rPr>
          <w:lang w:val="en-CA"/>
        </w:rPr>
        <w:t xml:space="preserve"> of the attempted </w:t>
      </w:r>
      <w:del w:id="75" w:author="O'Meara, Brian C" w:date="2022-07-06T07:51:00Z">
        <w:r w:rsidR="009167D5" w:rsidDel="0001221C">
          <w:rPr>
            <w:lang w:val="en-CA"/>
          </w:rPr>
          <w:delText xml:space="preserve">stochastic </w:delText>
        </w:r>
      </w:del>
      <w:r w:rsidR="009167D5">
        <w:rPr>
          <w:lang w:val="en-CA"/>
        </w:rPr>
        <w:t>maps</w:t>
      </w:r>
      <w:r w:rsidR="00B54EC2" w:rsidRPr="00184F80">
        <w:rPr>
          <w:lang w:val="en-CA"/>
        </w:rPr>
        <w:t xml:space="preserve">. </w:t>
      </w:r>
    </w:p>
    <w:p w14:paraId="42AB5016" w14:textId="49940F02" w:rsidR="00B54EC2" w:rsidRDefault="00B54EC2" w:rsidP="00184F80">
      <w:pPr>
        <w:pStyle w:val="JamesManuscriptBody"/>
        <w:ind w:firstLine="720"/>
        <w:rPr>
          <w:ins w:id="76" w:author="O'Meara, Brian C" w:date="2022-07-06T07:57:00Z"/>
          <w:lang w:val="en-CA"/>
        </w:rPr>
      </w:pPr>
      <w:r w:rsidRPr="00184F80">
        <w:rPr>
          <w:lang w:val="en-CA"/>
        </w:rPr>
        <w:t xml:space="preserve">In some ways </w:t>
      </w:r>
      <w:r w:rsidR="000E5C16">
        <w:rPr>
          <w:lang w:val="en-CA"/>
        </w:rPr>
        <w:t xml:space="preserve">the substantial contributions of only a few underlying regimes to the overall likelihood </w:t>
      </w:r>
      <w:r w:rsidRPr="00184F80">
        <w:rPr>
          <w:lang w:val="en-CA"/>
        </w:rPr>
        <w:t>is good</w:t>
      </w:r>
      <w:r w:rsidR="00277E53">
        <w:rPr>
          <w:lang w:val="en-CA"/>
        </w:rPr>
        <w:t>. First, it makes spurious links between a randomly distributed discrete</w:t>
      </w:r>
      <w:r w:rsidR="001E6B58">
        <w:rPr>
          <w:lang w:val="en-CA"/>
        </w:rPr>
        <w:t xml:space="preserve"> </w:t>
      </w:r>
      <w:r w:rsidR="00277E53">
        <w:rPr>
          <w:lang w:val="en-CA"/>
        </w:rPr>
        <w:t xml:space="preserve">character and a continuous character more unlikely since associations between regimes and continuous variables tend to be specific. </w:t>
      </w:r>
      <w:r w:rsidR="006F79B7">
        <w:rPr>
          <w:lang w:val="en-CA"/>
        </w:rPr>
        <w:t xml:space="preserve">This ultimately </w:t>
      </w:r>
      <w:r w:rsidR="00D41848">
        <w:rPr>
          <w:lang w:val="en-CA"/>
        </w:rPr>
        <w:t xml:space="preserve">reduces the potential “straw-man” effect. </w:t>
      </w:r>
      <w:r w:rsidR="00277E53">
        <w:rPr>
          <w:lang w:val="en-CA"/>
        </w:rPr>
        <w:t xml:space="preserve">Second, </w:t>
      </w:r>
      <w:r w:rsidR="00DB67E4" w:rsidRPr="00184F80">
        <w:rPr>
          <w:lang w:val="en-CA"/>
        </w:rPr>
        <w:t>the</w:t>
      </w:r>
      <w:r w:rsidRPr="00184F80">
        <w:rPr>
          <w:lang w:val="en-CA"/>
        </w:rPr>
        <w:t xml:space="preserve"> continuous characters </w:t>
      </w:r>
      <w:r w:rsidR="001E6B58">
        <w:rPr>
          <w:lang w:val="en-CA"/>
        </w:rPr>
        <w:t>can</w:t>
      </w:r>
      <w:r w:rsidRPr="00184F80">
        <w:rPr>
          <w:lang w:val="en-CA"/>
        </w:rPr>
        <w:t xml:space="preserve"> </w:t>
      </w:r>
      <w:r w:rsidR="001E6B58">
        <w:rPr>
          <w:lang w:val="en-CA"/>
        </w:rPr>
        <w:t xml:space="preserve">inform </w:t>
      </w:r>
      <w:r w:rsidRPr="00184F80">
        <w:rPr>
          <w:lang w:val="en-CA"/>
        </w:rPr>
        <w:t xml:space="preserve">the placement of </w:t>
      </w:r>
      <w:r w:rsidR="001E6B58">
        <w:rPr>
          <w:lang w:val="en-CA"/>
        </w:rPr>
        <w:t xml:space="preserve">shared </w:t>
      </w:r>
      <w:r w:rsidRPr="00184F80">
        <w:rPr>
          <w:lang w:val="en-CA"/>
        </w:rPr>
        <w:t xml:space="preserve">regimes </w:t>
      </w:r>
      <w:r w:rsidR="001E6B58">
        <w:rPr>
          <w:lang w:val="en-CA"/>
        </w:rPr>
        <w:t xml:space="preserve">and </w:t>
      </w:r>
      <w:r w:rsidR="00277E53">
        <w:rPr>
          <w:lang w:val="en-CA"/>
        </w:rPr>
        <w:t xml:space="preserve">therefore </w:t>
      </w:r>
      <w:r w:rsidR="001E6B58">
        <w:rPr>
          <w:lang w:val="en-CA"/>
        </w:rPr>
        <w:t xml:space="preserve">shift detection methods, where </w:t>
      </w:r>
      <w:r w:rsidR="001E6B58" w:rsidRPr="00184F80">
        <w:rPr>
          <w:lang w:val="en-CA"/>
        </w:rPr>
        <w:t xml:space="preserve">the continuous data are all that provides </w:t>
      </w:r>
      <w:r w:rsidR="001E6B58">
        <w:rPr>
          <w:lang w:val="en-CA"/>
        </w:rPr>
        <w:t>information</w:t>
      </w:r>
      <w:r w:rsidR="001E6B58" w:rsidRPr="00184F80">
        <w:rPr>
          <w:lang w:val="en-CA"/>
        </w:rPr>
        <w:t xml:space="preserve"> </w:t>
      </w:r>
      <w:r w:rsidR="001E6B58">
        <w:rPr>
          <w:lang w:val="en-CA"/>
        </w:rPr>
        <w:t xml:space="preserve">about </w:t>
      </w:r>
      <w:r w:rsidR="001E6B58" w:rsidRPr="00184F80">
        <w:rPr>
          <w:lang w:val="en-CA"/>
        </w:rPr>
        <w:t>regimes</w:t>
      </w:r>
      <w:r w:rsidR="001E6B58">
        <w:rPr>
          <w:lang w:val="en-CA"/>
        </w:rPr>
        <w:t xml:space="preserve"> shifts</w:t>
      </w:r>
      <w:r w:rsidR="00566E2D">
        <w:rPr>
          <w:lang w:val="en-CA"/>
        </w:rPr>
        <w:t xml:space="preserve"> </w:t>
      </w:r>
      <w:r w:rsidR="00A306B6">
        <w:rPr>
          <w:lang w:val="en-CA"/>
        </w:rPr>
        <w:t>(</w:t>
      </w:r>
      <w:r w:rsidR="00A306B6" w:rsidRPr="0068697D">
        <w:t xml:space="preserve">Ingram and Mahler 2013; Uyeda and Harmon 2014; </w:t>
      </w:r>
      <w:proofErr w:type="spellStart"/>
      <w:r w:rsidR="00A306B6" w:rsidRPr="0068697D">
        <w:t>Khabbazian</w:t>
      </w:r>
      <w:proofErr w:type="spellEnd"/>
      <w:r w:rsidR="00A306B6" w:rsidRPr="0068697D">
        <w:t xml:space="preserve"> et al. </w:t>
      </w:r>
      <w:r w:rsidR="00A306B6" w:rsidRPr="0068697D">
        <w:lastRenderedPageBreak/>
        <w:t>2016; Bastide et al. 2017</w:t>
      </w:r>
      <w:r w:rsidR="00A306B6">
        <w:t>)</w:t>
      </w:r>
      <w:r w:rsidR="001E6B58">
        <w:rPr>
          <w:lang w:val="en-CA"/>
        </w:rPr>
        <w:t>, may be appropriate</w:t>
      </w:r>
      <w:r w:rsidR="00277E53">
        <w:rPr>
          <w:lang w:val="en-CA"/>
        </w:rPr>
        <w:t xml:space="preserve"> across a broad range of </w:t>
      </w:r>
      <w:r w:rsidR="00D41848">
        <w:rPr>
          <w:lang w:val="en-CA"/>
        </w:rPr>
        <w:t>scenarios</w:t>
      </w:r>
      <w:r w:rsidRPr="00184F80">
        <w:rPr>
          <w:lang w:val="en-CA"/>
        </w:rPr>
        <w:t xml:space="preserve">. </w:t>
      </w:r>
      <w:r w:rsidR="00277E53">
        <w:rPr>
          <w:lang w:val="en-CA"/>
        </w:rPr>
        <w:t>However,</w:t>
      </w:r>
      <w:r w:rsidRPr="00184F80">
        <w:rPr>
          <w:lang w:val="en-CA"/>
        </w:rPr>
        <w:t xml:space="preserve"> </w:t>
      </w:r>
      <w:r w:rsidR="00277E53">
        <w:rPr>
          <w:lang w:val="en-CA"/>
        </w:rPr>
        <w:t xml:space="preserve">this property </w:t>
      </w:r>
      <w:r w:rsidRPr="00184F80">
        <w:rPr>
          <w:lang w:val="en-CA"/>
        </w:rPr>
        <w:t xml:space="preserve">also makes sampling </w:t>
      </w:r>
      <w:r w:rsidR="00277E53">
        <w:rPr>
          <w:lang w:val="en-CA"/>
        </w:rPr>
        <w:t xml:space="preserve">a </w:t>
      </w:r>
      <w:r w:rsidRPr="00184F80">
        <w:rPr>
          <w:lang w:val="en-CA"/>
        </w:rPr>
        <w:t xml:space="preserve">good </w:t>
      </w:r>
      <w:r w:rsidR="00277E53">
        <w:rPr>
          <w:lang w:val="en-CA"/>
        </w:rPr>
        <w:t xml:space="preserve">set of </w:t>
      </w:r>
      <w:r w:rsidRPr="00184F80">
        <w:rPr>
          <w:lang w:val="en-CA"/>
        </w:rPr>
        <w:t xml:space="preserve">regimes to get an accurate estimate of the likelihood </w:t>
      </w:r>
      <w:r w:rsidR="00ED75C1">
        <w:rPr>
          <w:lang w:val="en-CA"/>
        </w:rPr>
        <w:t>difficult</w:t>
      </w:r>
      <w:r w:rsidR="00277E53">
        <w:rPr>
          <w:lang w:val="en-CA"/>
        </w:rPr>
        <w:t xml:space="preserve"> and is why the development of our </w:t>
      </w:r>
      <w:r w:rsidR="00D33CE2">
        <w:rPr>
          <w:lang w:val="en-CA"/>
        </w:rPr>
        <w:t xml:space="preserve">adaptive sampling heuristics </w:t>
      </w:r>
      <w:r w:rsidR="00277E53">
        <w:rPr>
          <w:lang w:val="en-CA"/>
        </w:rPr>
        <w:t>was necessary</w:t>
      </w:r>
      <w:r w:rsidRPr="00184F80">
        <w:rPr>
          <w:lang w:val="en-CA"/>
        </w:rPr>
        <w:t>.</w:t>
      </w:r>
      <w:r w:rsidR="00113EC3">
        <w:rPr>
          <w:lang w:val="en-CA"/>
        </w:rPr>
        <w:t xml:space="preserve"> </w:t>
      </w:r>
      <w:r w:rsidR="00F62F5A">
        <w:rPr>
          <w:lang w:val="en-CA"/>
        </w:rPr>
        <w:t>A</w:t>
      </w:r>
      <w:r w:rsidR="00113EC3">
        <w:rPr>
          <w:lang w:val="en-CA"/>
        </w:rPr>
        <w:t>daptive sampling</w:t>
      </w:r>
      <w:r w:rsidR="00F62F5A">
        <w:rPr>
          <w:lang w:val="en-CA"/>
        </w:rPr>
        <w:t>,</w:t>
      </w:r>
      <w:r w:rsidR="00113EC3">
        <w:rPr>
          <w:lang w:val="en-CA"/>
        </w:rPr>
        <w:t xml:space="preserve"> in combination with our approximation of the joint conditional distributions</w:t>
      </w:r>
      <w:r w:rsidR="00F62F5A">
        <w:rPr>
          <w:lang w:val="en-CA"/>
        </w:rPr>
        <w:t xml:space="preserve">, </w:t>
      </w:r>
      <w:r w:rsidR="00113EC3">
        <w:rPr>
          <w:lang w:val="en-CA"/>
        </w:rPr>
        <w:t xml:space="preserve">helped make parameter estimation more accurate. </w:t>
      </w:r>
      <w:ins w:id="77" w:author="O'Meara, Brian C" w:date="2022-07-06T07:53:00Z">
        <w:r w:rsidR="0001221C">
          <w:rPr>
            <w:lang w:val="en-CA"/>
          </w:rPr>
          <w:t>Increasing the amount of sampled regime mappings is useful</w:t>
        </w:r>
      </w:ins>
      <w:ins w:id="78" w:author="O'Meara, Brian C" w:date="2022-07-06T07:54:00Z">
        <w:r w:rsidR="0001221C">
          <w:rPr>
            <w:lang w:val="en-CA"/>
          </w:rPr>
          <w:t xml:space="preserve"> in improving precision</w:t>
        </w:r>
      </w:ins>
      <w:ins w:id="79" w:author="O'Meara, Brian C" w:date="2022-07-06T07:53:00Z">
        <w:r w:rsidR="0001221C">
          <w:rPr>
            <w:lang w:val="en-CA"/>
          </w:rPr>
          <w:t xml:space="preserve"> (</w:t>
        </w:r>
      </w:ins>
      <w:ins w:id="80" w:author="O'Meara, Brian C" w:date="2022-07-06T07:54:00Z">
        <w:r w:rsidR="0001221C">
          <w:rPr>
            <w:lang w:val="en-CA"/>
          </w:rPr>
          <w:t>Fig 5c), at the cost of longer run time.</w:t>
        </w:r>
      </w:ins>
    </w:p>
    <w:p w14:paraId="50109F42" w14:textId="660429B9" w:rsidR="006F11B6" w:rsidRDefault="006F11B6" w:rsidP="00184F80">
      <w:pPr>
        <w:pStyle w:val="JamesManuscriptBody"/>
        <w:ind w:firstLine="720"/>
        <w:rPr>
          <w:ins w:id="81" w:author="O'Meara, Brian C" w:date="2022-07-06T07:57:00Z"/>
          <w:lang w:val="en-CA"/>
        </w:rPr>
      </w:pPr>
    </w:p>
    <w:p w14:paraId="48C18BAD" w14:textId="1389A330" w:rsidR="006F11B6" w:rsidRPr="006F11B6" w:rsidRDefault="006F11B6" w:rsidP="006F11B6">
      <w:pPr>
        <w:pStyle w:val="JamesManuscriptBody"/>
        <w:jc w:val="center"/>
        <w:rPr>
          <w:ins w:id="82" w:author="O'Meara, Brian C" w:date="2022-07-06T07:57:00Z"/>
          <w:i/>
          <w:iCs/>
          <w:lang w:val="en-CA"/>
          <w:rPrChange w:id="83" w:author="O'Meara, Brian C" w:date="2022-07-06T07:57:00Z">
            <w:rPr>
              <w:ins w:id="84" w:author="O'Meara, Brian C" w:date="2022-07-06T07:57:00Z"/>
              <w:lang w:val="en-CA"/>
            </w:rPr>
          </w:rPrChange>
        </w:rPr>
        <w:pPrChange w:id="85" w:author="O'Meara, Brian C" w:date="2022-07-06T07:57:00Z">
          <w:pPr>
            <w:pStyle w:val="JamesManuscriptBody"/>
            <w:ind w:firstLine="720"/>
          </w:pPr>
        </w:pPrChange>
      </w:pPr>
      <w:ins w:id="86" w:author="O'Meara, Brian C" w:date="2022-07-06T07:57:00Z">
        <w:r w:rsidRPr="006F11B6">
          <w:rPr>
            <w:i/>
            <w:iCs/>
            <w:lang w:val="en-CA"/>
            <w:rPrChange w:id="87" w:author="O'Meara, Brian C" w:date="2022-07-06T07:57:00Z">
              <w:rPr>
                <w:lang w:val="en-CA"/>
              </w:rPr>
            </w:rPrChange>
          </w:rPr>
          <w:t>Interplay of continuous</w:t>
        </w:r>
      </w:ins>
      <w:ins w:id="88" w:author="O'Meara, Brian C" w:date="2022-07-06T11:07:00Z">
        <w:r w:rsidR="00F10C00">
          <w:rPr>
            <w:i/>
            <w:iCs/>
            <w:lang w:val="en-CA"/>
          </w:rPr>
          <w:t xml:space="preserve">, </w:t>
        </w:r>
      </w:ins>
      <w:ins w:id="89" w:author="O'Meara, Brian C" w:date="2022-07-06T07:57:00Z">
        <w:r w:rsidRPr="006F11B6">
          <w:rPr>
            <w:i/>
            <w:iCs/>
            <w:lang w:val="en-CA"/>
            <w:rPrChange w:id="90" w:author="O'Meara, Brian C" w:date="2022-07-06T07:57:00Z">
              <w:rPr>
                <w:lang w:val="en-CA"/>
              </w:rPr>
            </w:rPrChange>
          </w:rPr>
          <w:t>discrete</w:t>
        </w:r>
      </w:ins>
      <w:ins w:id="91" w:author="O'Meara, Brian C" w:date="2022-07-06T11:07:00Z">
        <w:r w:rsidR="00F10C00">
          <w:rPr>
            <w:i/>
            <w:iCs/>
            <w:lang w:val="en-CA"/>
          </w:rPr>
          <w:t xml:space="preserve">, and hidden </w:t>
        </w:r>
      </w:ins>
      <w:ins w:id="92" w:author="O'Meara, Brian C" w:date="2022-07-06T07:57:00Z">
        <w:r w:rsidRPr="006F11B6">
          <w:rPr>
            <w:i/>
            <w:iCs/>
            <w:lang w:val="en-CA"/>
            <w:rPrChange w:id="93" w:author="O'Meara, Brian C" w:date="2022-07-06T07:57:00Z">
              <w:rPr>
                <w:lang w:val="en-CA"/>
              </w:rPr>
            </w:rPrChange>
          </w:rPr>
          <w:t>traits</w:t>
        </w:r>
      </w:ins>
    </w:p>
    <w:p w14:paraId="17C56F61" w14:textId="36468C1E" w:rsidR="006F11B6" w:rsidRDefault="006F11B6" w:rsidP="00184F80">
      <w:pPr>
        <w:pStyle w:val="JamesManuscriptBody"/>
        <w:ind w:firstLine="720"/>
        <w:rPr>
          <w:ins w:id="94" w:author="O'Meara, Brian C" w:date="2022-07-06T11:08:00Z"/>
          <w:lang w:val="en-CA"/>
        </w:rPr>
      </w:pPr>
      <w:ins w:id="95" w:author="O'Meara, Brian C" w:date="2022-07-06T07:58:00Z">
        <w:r>
          <w:rPr>
            <w:lang w:val="en-CA"/>
          </w:rPr>
          <w:t>In many studies that deal with the correlation of discrete and continuous traits, it is often assumed that the discrete trait functions as the independent trait and th</w:t>
        </w:r>
      </w:ins>
      <w:ins w:id="96" w:author="O'Meara, Brian C" w:date="2022-07-06T07:59:00Z">
        <w:r>
          <w:rPr>
            <w:lang w:val="en-CA"/>
          </w:rPr>
          <w:t>e continuous trait as the dependent trait.</w:t>
        </w:r>
      </w:ins>
      <w:ins w:id="97" w:author="O'Meara, Brian C" w:date="2022-07-06T08:02:00Z">
        <w:r w:rsidR="00260B00">
          <w:rPr>
            <w:lang w:val="en-CA"/>
          </w:rPr>
          <w:t xml:space="preserve"> This assumption is </w:t>
        </w:r>
      </w:ins>
      <w:ins w:id="98" w:author="O'Meara, Brian C" w:date="2022-07-06T08:03:00Z">
        <w:r w:rsidR="00260B00">
          <w:rPr>
            <w:lang w:val="en-CA"/>
          </w:rPr>
          <w:t xml:space="preserve">baked into methods that map the discrete trait first and then analyze the continuous trait given these mappings, but it would be easy to fall into this form of thinking even with </w:t>
        </w:r>
        <w:proofErr w:type="spellStart"/>
        <w:r w:rsidR="00260B00">
          <w:rPr>
            <w:i/>
            <w:iCs/>
            <w:lang w:val="en-CA"/>
          </w:rPr>
          <w:t>hOUwie</w:t>
        </w:r>
        <w:proofErr w:type="spellEnd"/>
        <w:r w:rsidR="00260B00">
          <w:rPr>
            <w:lang w:val="en-CA"/>
          </w:rPr>
          <w:t xml:space="preserve">, which does not have this assumption. </w:t>
        </w:r>
      </w:ins>
      <w:ins w:id="99" w:author="O'Meara, Brian C" w:date="2022-07-06T08:32:00Z">
        <w:r w:rsidR="00B159A4">
          <w:rPr>
            <w:lang w:val="en-CA"/>
          </w:rPr>
          <w:t xml:space="preserve">Instead, </w:t>
        </w:r>
        <w:proofErr w:type="spellStart"/>
        <w:r w:rsidR="00B159A4">
          <w:rPr>
            <w:i/>
            <w:iCs/>
            <w:lang w:val="en-CA"/>
          </w:rPr>
          <w:t>hOUwie</w:t>
        </w:r>
        <w:proofErr w:type="spellEnd"/>
        <w:r w:rsidR="00B159A4">
          <w:rPr>
            <w:lang w:val="en-CA"/>
          </w:rPr>
          <w:t xml:space="preserve"> can help understand whether and how traits are correlated. For example, one could see if </w:t>
        </w:r>
      </w:ins>
      <w:ins w:id="100" w:author="O'Meara, Brian C" w:date="2022-07-06T08:33:00Z">
        <w:r w:rsidR="00B159A4">
          <w:rPr>
            <w:lang w:val="en-CA"/>
          </w:rPr>
          <w:t xml:space="preserve">mammal body size correlates with trophic level: are hypercarnivores larger on average </w:t>
        </w:r>
      </w:ins>
      <w:ins w:id="101" w:author="O'Meara, Brian C" w:date="2022-07-06T08:35:00Z">
        <w:r w:rsidR="00B159A4">
          <w:rPr>
            <w:lang w:val="en-CA"/>
          </w:rPr>
          <w:t xml:space="preserve">than herbivores? </w:t>
        </w:r>
      </w:ins>
      <w:ins w:id="102" w:author="O'Meara, Brian C" w:date="2022-07-06T08:36:00Z">
        <w:r w:rsidR="00F1182C">
          <w:rPr>
            <w:lang w:val="en-CA"/>
          </w:rPr>
          <w:t>It could be that a</w:t>
        </w:r>
      </w:ins>
      <w:ins w:id="103" w:author="O'Meara, Brian C" w:date="2022-07-06T08:40:00Z">
        <w:r w:rsidR="00F1182C">
          <w:rPr>
            <w:lang w:val="en-CA"/>
          </w:rPr>
          <w:t>n herbivorous</w:t>
        </w:r>
      </w:ins>
      <w:ins w:id="104" w:author="O'Meara, Brian C" w:date="2022-07-06T08:41:00Z">
        <w:r w:rsidR="00D6296C">
          <w:rPr>
            <w:lang w:val="en-CA"/>
          </w:rPr>
          <w:t xml:space="preserve"> </w:t>
        </w:r>
        <w:r w:rsidR="00D6296C">
          <w:rPr>
            <w:lang w:val="en-CA"/>
          </w:rPr>
          <w:t>(discrete character)</w:t>
        </w:r>
      </w:ins>
      <w:ins w:id="105" w:author="O'Meara, Brian C" w:date="2022-07-06T08:36:00Z">
        <w:r w:rsidR="00F1182C">
          <w:rPr>
            <w:lang w:val="en-CA"/>
          </w:rPr>
          <w:t xml:space="preserve"> bea</w:t>
        </w:r>
      </w:ins>
      <w:ins w:id="106" w:author="O'Meara, Brian C" w:date="2022-07-06T08:37:00Z">
        <w:r w:rsidR="00F1182C">
          <w:rPr>
            <w:lang w:val="en-CA"/>
          </w:rPr>
          <w:t>ver evolves a taste for meat and then grows bigger</w:t>
        </w:r>
      </w:ins>
      <w:ins w:id="107" w:author="O'Meara, Brian C" w:date="2022-07-06T08:38:00Z">
        <w:r w:rsidR="00F1182C">
          <w:rPr>
            <w:lang w:val="en-CA"/>
          </w:rPr>
          <w:t xml:space="preserve"> </w:t>
        </w:r>
      </w:ins>
      <w:ins w:id="108" w:author="O'Meara, Brian C" w:date="2022-07-06T08:40:00Z">
        <w:r w:rsidR="00F1182C">
          <w:rPr>
            <w:lang w:val="en-CA"/>
          </w:rPr>
          <w:t xml:space="preserve">(continuous character) </w:t>
        </w:r>
      </w:ins>
      <w:ins w:id="109" w:author="O'Meara, Brian C" w:date="2022-07-06T08:38:00Z">
        <w:r w:rsidR="00F1182C">
          <w:rPr>
            <w:lang w:val="en-CA"/>
          </w:rPr>
          <w:t>so it can take down bi</w:t>
        </w:r>
      </w:ins>
      <w:ins w:id="110" w:author="O'Meara, Brian C" w:date="2022-07-06T08:39:00Z">
        <w:r w:rsidR="00F1182C">
          <w:rPr>
            <w:lang w:val="en-CA"/>
          </w:rPr>
          <w:t>gger prey</w:t>
        </w:r>
      </w:ins>
      <w:ins w:id="111" w:author="O'Meara, Brian C" w:date="2022-07-06T08:37:00Z">
        <w:r w:rsidR="00F1182C">
          <w:rPr>
            <w:lang w:val="en-CA"/>
          </w:rPr>
          <w:t xml:space="preserve">; it could be that once things get to be the size of a </w:t>
        </w:r>
      </w:ins>
      <w:ins w:id="112" w:author="O'Meara, Brian C" w:date="2022-07-06T10:20:00Z">
        <w:r w:rsidR="00D4450F">
          <w:rPr>
            <w:lang w:val="en-CA"/>
          </w:rPr>
          <w:t>bison</w:t>
        </w:r>
      </w:ins>
      <w:ins w:id="113" w:author="O'Meara, Brian C" w:date="2022-07-06T08:37:00Z">
        <w:r w:rsidR="00F1182C">
          <w:rPr>
            <w:lang w:val="en-CA"/>
          </w:rPr>
          <w:t xml:space="preserve"> </w:t>
        </w:r>
      </w:ins>
      <w:ins w:id="114" w:author="O'Meara, Brian C" w:date="2022-07-06T08:40:00Z">
        <w:r w:rsidR="00F1182C">
          <w:rPr>
            <w:lang w:val="en-CA"/>
          </w:rPr>
          <w:t xml:space="preserve">(continuous character) </w:t>
        </w:r>
      </w:ins>
      <w:ins w:id="115" w:author="O'Meara, Brian C" w:date="2022-07-06T08:38:00Z">
        <w:r w:rsidR="00F1182C">
          <w:rPr>
            <w:lang w:val="en-CA"/>
          </w:rPr>
          <w:t xml:space="preserve">they </w:t>
        </w:r>
      </w:ins>
      <w:ins w:id="116" w:author="O'Meara, Brian C" w:date="2022-07-06T08:39:00Z">
        <w:r w:rsidR="00F1182C">
          <w:rPr>
            <w:lang w:val="en-CA"/>
          </w:rPr>
          <w:t>start adding more and more rodents to their diet</w:t>
        </w:r>
      </w:ins>
      <w:ins w:id="117" w:author="O'Meara, Brian C" w:date="2022-07-06T08:42:00Z">
        <w:r w:rsidR="00BF2D60">
          <w:rPr>
            <w:lang w:val="en-CA"/>
          </w:rPr>
          <w:t>,</w:t>
        </w:r>
      </w:ins>
      <w:ins w:id="118" w:author="O'Meara, Brian C" w:date="2022-07-06T08:40:00Z">
        <w:r w:rsidR="00F1182C">
          <w:rPr>
            <w:lang w:val="en-CA"/>
          </w:rPr>
          <w:t xml:space="preserve"> </w:t>
        </w:r>
      </w:ins>
      <w:ins w:id="119" w:author="O'Meara, Brian C" w:date="2022-07-06T08:42:00Z">
        <w:r w:rsidR="00BF2D60">
          <w:rPr>
            <w:lang w:val="en-CA"/>
          </w:rPr>
          <w:t xml:space="preserve">eventually </w:t>
        </w:r>
      </w:ins>
      <w:ins w:id="120" w:author="O'Meara, Brian C" w:date="2022-07-06T08:40:00Z">
        <w:r w:rsidR="00F1182C">
          <w:rPr>
            <w:lang w:val="en-CA"/>
          </w:rPr>
          <w:t>becoming carnivores (discrete character)</w:t>
        </w:r>
      </w:ins>
      <w:ins w:id="121" w:author="O'Meara, Brian C" w:date="2022-07-06T08:39:00Z">
        <w:r w:rsidR="00F1182C">
          <w:rPr>
            <w:lang w:val="en-CA"/>
          </w:rPr>
          <w:t>.</w:t>
        </w:r>
      </w:ins>
      <w:ins w:id="122" w:author="O'Meara, Brian C" w:date="2022-07-06T08:40:00Z">
        <w:r w:rsidR="00F1182C">
          <w:rPr>
            <w:lang w:val="en-CA"/>
          </w:rPr>
          <w:t xml:space="preserve"> </w:t>
        </w:r>
      </w:ins>
      <w:ins w:id="123" w:author="O'Meara, Brian C" w:date="2022-07-06T08:42:00Z">
        <w:r w:rsidR="00BF2D60">
          <w:rPr>
            <w:lang w:val="en-CA"/>
          </w:rPr>
          <w:t>Causality can go both directions, and of course both traits may be evolving based on some other third trait and not functionally rela</w:t>
        </w:r>
      </w:ins>
      <w:ins w:id="124" w:author="O'Meara, Brian C" w:date="2022-07-06T08:43:00Z">
        <w:r w:rsidR="00BF2D60">
          <w:rPr>
            <w:lang w:val="en-CA"/>
          </w:rPr>
          <w:t xml:space="preserve">ted to each other. </w:t>
        </w:r>
      </w:ins>
    </w:p>
    <w:p w14:paraId="7D19A6DB" w14:textId="4DCF7712" w:rsidR="00602C1E" w:rsidRPr="005E7A64" w:rsidRDefault="00602C1E" w:rsidP="00602C1E">
      <w:pPr>
        <w:pStyle w:val="JamesManuscriptBody"/>
        <w:ind w:firstLine="720"/>
        <w:rPr>
          <w:ins w:id="125" w:author="O'Meara, Brian C" w:date="2022-07-06T11:08:00Z"/>
          <w:rFonts w:eastAsiaTheme="minorEastAsia"/>
        </w:rPr>
      </w:pPr>
      <w:proofErr w:type="spellStart"/>
      <w:ins w:id="126" w:author="O'Meara, Brian C" w:date="2022-07-06T11:08:00Z">
        <w:r>
          <w:rPr>
            <w:rFonts w:eastAsiaTheme="minorEastAsia"/>
            <w:i/>
            <w:iCs/>
          </w:rPr>
          <w:t>hOUwie</w:t>
        </w:r>
        <w:proofErr w:type="spellEnd"/>
        <w:r>
          <w:rPr>
            <w:rFonts w:eastAsiaTheme="minorEastAsia"/>
            <w:i/>
            <w:iCs/>
          </w:rPr>
          <w:t xml:space="preserve"> </w:t>
        </w:r>
        <w:r>
          <w:rPr>
            <w:rFonts w:eastAsiaTheme="minorEastAsia"/>
          </w:rPr>
          <w:t>is part of a series of hidden state models developed by our research groups (</w:t>
        </w:r>
        <w:proofErr w:type="gramStart"/>
        <w:r>
          <w:rPr>
            <w:rFonts w:eastAsiaTheme="minorEastAsia"/>
          </w:rPr>
          <w:t>i.e.,_</w:t>
        </w:r>
        <w:proofErr w:type="gramEnd"/>
        <w:r>
          <w:rPr>
            <w:rFonts w:eastAsiaTheme="minorEastAsia"/>
          </w:rPr>
          <w:t xml:space="preserve">___). One misconception we have noted in use of these methods is the thought that there is </w:t>
        </w:r>
        <w:r>
          <w:rPr>
            <w:rFonts w:eastAsiaTheme="minorEastAsia"/>
          </w:rPr>
          <w:lastRenderedPageBreak/>
          <w:t>a single, discrete, hidden character in the biology. These models do model a single hidden character (with potentially many states</w:t>
        </w:r>
        <w:proofErr w:type="gramStart"/>
        <w:r>
          <w:rPr>
            <w:rFonts w:eastAsiaTheme="minorEastAsia"/>
          </w:rPr>
          <w:t>)</w:t>
        </w:r>
        <w:proofErr w:type="gramEnd"/>
        <w:r>
          <w:rPr>
            <w:rFonts w:eastAsiaTheme="minorEastAsia"/>
          </w:rPr>
          <w:t xml:space="preserve"> but this could be reflecting multiple characters evolving together or other factors that change in a heritable manner through time.</w:t>
        </w:r>
      </w:ins>
      <w:ins w:id="127" w:author="O'Meara, Brian C" w:date="2022-07-06T11:19:00Z">
        <w:r w:rsidR="005E7A64">
          <w:rPr>
            <w:rFonts w:eastAsiaTheme="minorEastAsia"/>
          </w:rPr>
          <w:t xml:space="preserve"> It is a way to allow heterogeneity, especial</w:t>
        </w:r>
      </w:ins>
      <w:ins w:id="128" w:author="O'Meara, Brian C" w:date="2022-07-06T11:20:00Z">
        <w:r w:rsidR="005E7A64">
          <w:rPr>
            <w:rFonts w:eastAsiaTheme="minorEastAsia"/>
          </w:rPr>
          <w:t xml:space="preserve">ly by factors </w:t>
        </w:r>
      </w:ins>
      <w:ins w:id="129" w:author="O'Meara, Brian C" w:date="2022-07-06T11:22:00Z">
        <w:r w:rsidR="005E7A64">
          <w:rPr>
            <w:rFonts w:eastAsiaTheme="minorEastAsia"/>
          </w:rPr>
          <w:t xml:space="preserve">that vary by clades. </w:t>
        </w:r>
      </w:ins>
      <w:ins w:id="130" w:author="O'Meara, Brian C" w:date="2022-07-06T11:24:00Z">
        <w:r w:rsidR="005E7A64">
          <w:rPr>
            <w:rFonts w:eastAsiaTheme="minorEastAsia"/>
          </w:rPr>
          <w:t xml:space="preserve">With </w:t>
        </w:r>
        <w:proofErr w:type="spellStart"/>
        <w:r w:rsidR="005E7A64">
          <w:rPr>
            <w:rFonts w:eastAsiaTheme="minorEastAsia"/>
            <w:i/>
            <w:iCs/>
          </w:rPr>
          <w:t>hOUwie</w:t>
        </w:r>
        <w:proofErr w:type="spellEnd"/>
        <w:r w:rsidR="005E7A64">
          <w:rPr>
            <w:rFonts w:eastAsiaTheme="minorEastAsia"/>
          </w:rPr>
          <w:t xml:space="preserve">, this heterogeneity can affect </w:t>
        </w:r>
      </w:ins>
      <w:ins w:id="131" w:author="O'Meara, Brian C" w:date="2022-07-06T11:25:00Z">
        <w:r w:rsidR="00C50A4A">
          <w:rPr>
            <w:rFonts w:eastAsiaTheme="minorEastAsia"/>
          </w:rPr>
          <w:t xml:space="preserve">the discrete trait, the continuous trait, </w:t>
        </w:r>
      </w:ins>
      <w:ins w:id="132" w:author="O'Meara, Brian C" w:date="2022-07-06T11:26:00Z">
        <w:r w:rsidR="00C50A4A">
          <w:rPr>
            <w:rFonts w:eastAsiaTheme="minorEastAsia"/>
          </w:rPr>
          <w:t xml:space="preserve">both, </w:t>
        </w:r>
        <w:proofErr w:type="gramStart"/>
        <w:r w:rsidR="00C50A4A">
          <w:rPr>
            <w:rFonts w:eastAsiaTheme="minorEastAsia"/>
          </w:rPr>
          <w:t>or</w:t>
        </w:r>
        <w:proofErr w:type="gramEnd"/>
        <w:r w:rsidR="00C50A4A">
          <w:rPr>
            <w:rFonts w:eastAsiaTheme="minorEastAsia"/>
          </w:rPr>
          <w:t xml:space="preserve"> neither.</w:t>
        </w:r>
      </w:ins>
    </w:p>
    <w:p w14:paraId="4B7A3064" w14:textId="77777777" w:rsidR="00602C1E" w:rsidRPr="00B159A4" w:rsidRDefault="00602C1E" w:rsidP="00184F80">
      <w:pPr>
        <w:pStyle w:val="JamesManuscriptBody"/>
        <w:ind w:firstLine="720"/>
        <w:rPr>
          <w:lang w:val="en-CA"/>
        </w:rPr>
      </w:pPr>
    </w:p>
    <w:p w14:paraId="32FD4F7A" w14:textId="77777777" w:rsidR="00D1141F" w:rsidRDefault="00D1141F" w:rsidP="00024FA6">
      <w:pPr>
        <w:pStyle w:val="JamesManuscriptBody"/>
        <w:jc w:val="center"/>
        <w:rPr>
          <w:rFonts w:eastAsiaTheme="minorEastAsia"/>
          <w:i/>
          <w:iCs/>
        </w:rPr>
      </w:pPr>
    </w:p>
    <w:p w14:paraId="276A58E9" w14:textId="7CD92F6C" w:rsidR="007F0677" w:rsidRDefault="00764360" w:rsidP="00024FA6">
      <w:pPr>
        <w:pStyle w:val="JamesManuscriptBody"/>
        <w:jc w:val="center"/>
        <w:rPr>
          <w:rFonts w:eastAsiaTheme="minorEastAsia"/>
          <w:i/>
          <w:iCs/>
        </w:rPr>
      </w:pPr>
      <w:r w:rsidRPr="006C10A5">
        <w:rPr>
          <w:rFonts w:eastAsiaTheme="minorEastAsia"/>
          <w:i/>
          <w:iCs/>
        </w:rPr>
        <w:t>Seed dispersal and climatic niche evolution in Ericaceae</w:t>
      </w:r>
    </w:p>
    <w:p w14:paraId="292E507F" w14:textId="1F966BD5" w:rsidR="003D4965" w:rsidRDefault="00845FBD" w:rsidP="00845FBD">
      <w:pPr>
        <w:pStyle w:val="JamesManuscriptBody"/>
        <w:ind w:firstLine="720"/>
        <w:rPr>
          <w:rFonts w:eastAsiaTheme="minorEastAsia"/>
        </w:rPr>
      </w:pPr>
      <w:r>
        <w:rPr>
          <w:rFonts w:eastAsiaTheme="minorEastAsia"/>
        </w:rPr>
        <w:t>Here we revaluated three hypotheses related to climatic niche evolution and seed dispersal</w:t>
      </w:r>
      <w:r w:rsidR="00370D3E">
        <w:rPr>
          <w:rFonts w:eastAsiaTheme="minorEastAsia"/>
        </w:rPr>
        <w:t xml:space="preserve"> and found that</w:t>
      </w:r>
      <w:r>
        <w:rPr>
          <w:rFonts w:eastAsiaTheme="minorEastAsia"/>
        </w:rPr>
        <w:t xml:space="preserve">: (1) the climatic optima </w:t>
      </w:r>
      <w:r w:rsidR="00370D3E">
        <w:rPr>
          <w:rFonts w:eastAsiaTheme="minorEastAsia"/>
        </w:rPr>
        <w:t>of dry fruits</w:t>
      </w:r>
      <w:r>
        <w:rPr>
          <w:rFonts w:eastAsiaTheme="minorEastAsia"/>
        </w:rPr>
        <w:t xml:space="preserve"> </w:t>
      </w:r>
      <w:r w:rsidR="00370D3E">
        <w:rPr>
          <w:rFonts w:eastAsiaTheme="minorEastAsia"/>
        </w:rPr>
        <w:t xml:space="preserve">was more humid than fleshy fruits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fleshy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dry</m:t>
            </m:r>
          </m:sub>
        </m:sSub>
      </m:oMath>
      <w:r>
        <w:rPr>
          <w:rFonts w:eastAsiaTheme="minorEastAsia"/>
        </w:rPr>
        <w:t>), (2)</w:t>
      </w:r>
      <w:r w:rsidR="00C164B7">
        <w:rPr>
          <w:rFonts w:eastAsiaTheme="minorEastAsia"/>
        </w:rPr>
        <w:t xml:space="preserve"> lineages with dry fruits had </w:t>
      </w:r>
      <w:r>
        <w:rPr>
          <w:rFonts w:eastAsiaTheme="minorEastAsia"/>
        </w:rPr>
        <w:t>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oMath>
      <w:r>
        <w:rPr>
          <w:rFonts w:eastAsiaTheme="minorEastAsia"/>
        </w:rPr>
        <w:t xml:space="preserve">), and (3) climatic niches of </w:t>
      </w:r>
      <w:r w:rsidR="00C164B7">
        <w:rPr>
          <w:rFonts w:eastAsiaTheme="minorEastAsia"/>
        </w:rPr>
        <w:t>fleshy fruits</w:t>
      </w:r>
      <w:r>
        <w:rPr>
          <w:rFonts w:eastAsiaTheme="minorEastAsia"/>
        </w:rPr>
        <w:t xml:space="preserve"> </w:t>
      </w:r>
      <w:r w:rsidR="00C164B7">
        <w:rPr>
          <w:rFonts w:eastAsiaTheme="minorEastAsia"/>
        </w:rPr>
        <w:t>are</w:t>
      </w:r>
      <w:r>
        <w:rPr>
          <w:rFonts w:eastAsiaTheme="minorEastAsia"/>
        </w:rPr>
        <w:t xml:space="preserv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oMath>
      <w:r>
        <w:rPr>
          <w:rFonts w:eastAsiaTheme="minorEastAsia"/>
        </w:rPr>
        <w:t xml:space="preserve">). </w:t>
      </w:r>
      <w:r w:rsidR="009433AC">
        <w:rPr>
          <w:rFonts w:eastAsiaTheme="minorEastAsia"/>
        </w:rPr>
        <w:t>In contrast to previous findings, the higher rate and stationary variance of climatic niche evolution for dry seeds matched our original hypothesis</w:t>
      </w:r>
      <w:r w:rsidR="009433AC" w:rsidRPr="009433AC">
        <w:rPr>
          <w:rFonts w:eastAsiaTheme="minorEastAsia"/>
        </w:rPr>
        <w:t xml:space="preserve"> </w:t>
      </w:r>
      <w:r w:rsidR="009433AC" w:rsidRPr="009433AC">
        <w:rPr>
          <w:rFonts w:eastAsiaTheme="minorEastAsia"/>
        </w:rPr>
        <w:fldChar w:fldCharType="begin"/>
      </w:r>
      <w:r w:rsidR="00A259AC">
        <w:rPr>
          <w:rFonts w:eastAsiaTheme="minorEastAsia"/>
        </w:rPr>
        <w:instrText xml:space="preserve"> ADDIN ZOTERO_ITEM CSL_CITATION {"citationID":"a6l68re9hn","properties":{"formattedCitation":"(Vasconcelos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433AC" w:rsidRPr="009433AC">
        <w:rPr>
          <w:rFonts w:eastAsiaTheme="minorEastAsia"/>
        </w:rPr>
        <w:fldChar w:fldCharType="separate"/>
      </w:r>
      <w:r w:rsidR="00A259AC" w:rsidRPr="00A259AC">
        <w:rPr>
          <w:rFonts w:cs="Times New Roman"/>
        </w:rPr>
        <w:t>(Vasconcelos et al. 2021)</w:t>
      </w:r>
      <w:r w:rsidR="009433AC" w:rsidRPr="009433AC">
        <w:rPr>
          <w:rFonts w:eastAsiaTheme="minorEastAsia"/>
        </w:rPr>
        <w:fldChar w:fldCharType="end"/>
      </w:r>
      <w:r w:rsidR="009433AC" w:rsidRPr="009433AC">
        <w:rPr>
          <w:rFonts w:eastAsiaTheme="minorEastAsia"/>
        </w:rPr>
        <w:t>.</w:t>
      </w:r>
      <w:r w:rsidR="009433AC">
        <w:rPr>
          <w:rFonts w:eastAsiaTheme="minorEastAsia"/>
        </w:rPr>
        <w:t xml:space="preserve"> </w:t>
      </w:r>
      <w:r w:rsidR="002C639F">
        <w:rPr>
          <w:rFonts w:eastAsiaTheme="minorEastAsia"/>
        </w:rPr>
        <w:t xml:space="preserve">This is to be expected because abiotically dispersed seeds are likely to be more erratic in their dispersal patterns </w:t>
      </w:r>
      <w:r w:rsidR="002C639F">
        <w:rPr>
          <w:rFonts w:eastAsiaTheme="minorEastAsia"/>
        </w:rPr>
        <w:fldChar w:fldCharType="begin"/>
      </w:r>
      <w:r w:rsidR="00A259AC">
        <w:rPr>
          <w:rFonts w:eastAsiaTheme="minorEastAsia"/>
        </w:rPr>
        <w:instrText xml:space="preserve"> ADDIN ZOTERO_ITEM CSL_CITATION {"citationID":"AeSrvHcr","properties":{"formattedCitation":"(Schupp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2C639F">
        <w:rPr>
          <w:rFonts w:eastAsiaTheme="minorEastAsia"/>
        </w:rPr>
        <w:fldChar w:fldCharType="separate"/>
      </w:r>
      <w:r w:rsidR="002C639F">
        <w:rPr>
          <w:rFonts w:eastAsiaTheme="minorEastAsia"/>
          <w:noProof/>
        </w:rPr>
        <w:t>(Schupp 1993; Westoby et al. 1996)</w:t>
      </w:r>
      <w:r w:rsidR="002C639F">
        <w:rPr>
          <w:rFonts w:eastAsiaTheme="minorEastAsia"/>
        </w:rPr>
        <w:fldChar w:fldCharType="end"/>
      </w:r>
      <w:r w:rsidR="002C639F">
        <w:rPr>
          <w:rFonts w:eastAsiaTheme="minorEastAsia"/>
        </w:rPr>
        <w:t xml:space="preserve">. Additionally, </w:t>
      </w:r>
      <w:r w:rsidR="00B91CCA">
        <w:rPr>
          <w:rFonts w:eastAsiaTheme="minorEastAsia"/>
        </w:rPr>
        <w:t>tha</w:t>
      </w:r>
      <w:r w:rsidR="00A82DEC">
        <w:rPr>
          <w:rFonts w:eastAsiaTheme="minorEastAsia"/>
        </w:rPr>
        <w:t>t</w:t>
      </w:r>
      <w:r w:rsidR="00B91CCA">
        <w:rPr>
          <w:rFonts w:eastAsiaTheme="minorEastAsia"/>
        </w:rPr>
        <w:t xml:space="preserve"> our results differ from previous findings </w:t>
      </w:r>
      <w:r w:rsidR="00B91CCA" w:rsidRPr="00B91CCA">
        <w:rPr>
          <w:rFonts w:eastAsiaTheme="minorEastAsia"/>
        </w:rPr>
        <w:fldChar w:fldCharType="begin"/>
      </w:r>
      <w:r w:rsidR="00A259AC">
        <w:rPr>
          <w:rFonts w:eastAsiaTheme="minorEastAsia"/>
        </w:rPr>
        <w:instrText xml:space="preserve"> ADDIN ZOTERO_ITEM CSL_CITATION {"citationID":"a1ph19g49f7","properties":{"formattedCitation":"(Vasconcelos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B91CCA" w:rsidRPr="00B91CCA">
        <w:rPr>
          <w:rFonts w:eastAsiaTheme="minorEastAsia"/>
        </w:rPr>
        <w:fldChar w:fldCharType="separate"/>
      </w:r>
      <w:r w:rsidR="00A259AC" w:rsidRPr="00A259AC">
        <w:rPr>
          <w:rFonts w:cs="Times New Roman"/>
        </w:rPr>
        <w:t>(Vasconcelos et al. 2021)</w:t>
      </w:r>
      <w:r w:rsidR="00B91CCA" w:rsidRPr="00B91CCA">
        <w:rPr>
          <w:rFonts w:eastAsiaTheme="minorEastAsia"/>
        </w:rPr>
        <w:fldChar w:fldCharType="end"/>
      </w:r>
      <w:r w:rsidR="00B91CCA">
        <w:rPr>
          <w:rFonts w:eastAsiaTheme="minorEastAsia"/>
        </w:rPr>
        <w:t xml:space="preserve"> </w:t>
      </w:r>
      <w:r w:rsidR="009433AC">
        <w:rPr>
          <w:rFonts w:eastAsiaTheme="minorEastAsia"/>
        </w:rPr>
        <w:t xml:space="preserve">suggests that jointly modeling climatic niche evolution alongside fruit type changed our parameter estimation in a meaningful way. </w:t>
      </w:r>
    </w:p>
    <w:p w14:paraId="032D1D94" w14:textId="10A46E20" w:rsidR="00D10510" w:rsidRPr="006207F9" w:rsidRDefault="00B91CCA" w:rsidP="00845FBD">
      <w:pPr>
        <w:pStyle w:val="JamesManuscriptBody"/>
        <w:ind w:firstLine="720"/>
        <w:rPr>
          <w:rFonts w:eastAsiaTheme="minorEastAsia"/>
        </w:rPr>
      </w:pPr>
      <w:r>
        <w:rPr>
          <w:rFonts w:eastAsiaTheme="minorEastAsia"/>
        </w:rPr>
        <w:t>Our final hypothesis</w:t>
      </w:r>
      <w:r w:rsidR="00BD595F">
        <w:rPr>
          <w:rFonts w:eastAsiaTheme="minorEastAsia"/>
        </w:rPr>
        <w:t>,</w:t>
      </w:r>
      <w:r>
        <w:rPr>
          <w:rFonts w:eastAsiaTheme="minorEastAsia"/>
        </w:rPr>
        <w:t xml:space="preserve"> which stated </w:t>
      </w:r>
      <w:r w:rsidR="00DA2CC0">
        <w:rPr>
          <w:rFonts w:eastAsiaTheme="minorEastAsia"/>
        </w:rPr>
        <w:t>that fleshy, biotically dispersed, seeds are more likely to be associated with humid environments</w:t>
      </w:r>
      <w:r w:rsidR="00BD595F">
        <w:rPr>
          <w:rFonts w:eastAsiaTheme="minorEastAsia"/>
        </w:rPr>
        <w:t>,</w:t>
      </w:r>
      <w:r>
        <w:rPr>
          <w:rFonts w:eastAsiaTheme="minorEastAsia"/>
        </w:rPr>
        <w:t xml:space="preserve"> </w:t>
      </w:r>
      <w:r w:rsidR="00BD595F">
        <w:rPr>
          <w:rFonts w:eastAsiaTheme="minorEastAsia"/>
        </w:rPr>
        <w:t>was not</w:t>
      </w:r>
      <w:r>
        <w:rPr>
          <w:rFonts w:eastAsiaTheme="minorEastAsia"/>
        </w:rPr>
        <w:t xml:space="preserve"> support</w:t>
      </w:r>
      <w:r w:rsidR="00BD595F">
        <w:rPr>
          <w:rFonts w:eastAsiaTheme="minorEastAsia"/>
        </w:rPr>
        <w:t>ed</w:t>
      </w:r>
      <w:r>
        <w:rPr>
          <w:rFonts w:eastAsiaTheme="minorEastAsia"/>
        </w:rPr>
        <w:t>.</w:t>
      </w:r>
      <w:r w:rsidR="00DA2CC0">
        <w:rPr>
          <w:rFonts w:eastAsiaTheme="minorEastAsia"/>
        </w:rPr>
        <w:t xml:space="preserve"> </w:t>
      </w:r>
      <w:r>
        <w:rPr>
          <w:rFonts w:eastAsiaTheme="minorEastAsia"/>
        </w:rPr>
        <w:t xml:space="preserve">However, </w:t>
      </w:r>
      <w:r w:rsidR="004B38AF">
        <w:rPr>
          <w:rFonts w:eastAsiaTheme="minorEastAsia"/>
        </w:rPr>
        <w:t>i</w:t>
      </w:r>
      <w:r w:rsidR="004B38AF" w:rsidRPr="004B38AF">
        <w:rPr>
          <w:rFonts w:eastAsiaTheme="minorEastAsia"/>
        </w:rPr>
        <w:t>t has been suggested that a trade-off between seed persistence, seed size</w:t>
      </w:r>
      <w:r w:rsidR="004B38AF">
        <w:rPr>
          <w:rFonts w:eastAsiaTheme="minorEastAsia"/>
        </w:rPr>
        <w:t>,</w:t>
      </w:r>
      <w:r w:rsidR="004B38AF" w:rsidRPr="004B38AF">
        <w:rPr>
          <w:rFonts w:eastAsiaTheme="minorEastAsia"/>
        </w:rPr>
        <w:t xml:space="preserve"> and dispersal strategies </w:t>
      </w:r>
      <w:r w:rsidR="002C639F">
        <w:rPr>
          <w:rFonts w:eastAsiaTheme="minorEastAsia"/>
        </w:rPr>
        <w:t xml:space="preserve">can be </w:t>
      </w:r>
      <w:r w:rsidR="00D8641C">
        <w:rPr>
          <w:rFonts w:eastAsiaTheme="minorEastAsia"/>
        </w:rPr>
        <w:t xml:space="preserve">also </w:t>
      </w:r>
      <w:r w:rsidR="004B38AF">
        <w:rPr>
          <w:rFonts w:eastAsiaTheme="minorEastAsia"/>
        </w:rPr>
        <w:t xml:space="preserve">common in arid </w:t>
      </w:r>
      <w:r w:rsidR="004B38AF" w:rsidRPr="004B38AF">
        <w:rPr>
          <w:rFonts w:eastAsiaTheme="minorEastAsia"/>
        </w:rPr>
        <w:t xml:space="preserve">environments </w:t>
      </w:r>
      <w:r w:rsidR="004B38AF" w:rsidRPr="004B38AF">
        <w:rPr>
          <w:rFonts w:eastAsiaTheme="minorEastAsia"/>
        </w:rPr>
        <w:fldChar w:fldCharType="begin"/>
      </w:r>
      <w:r w:rsidR="00A259AC">
        <w:rPr>
          <w:rFonts w:eastAsiaTheme="minorEastAsia"/>
        </w:rPr>
        <w:instrText xml:space="preserve"> ADDIN ZOTERO_ITEM CSL_CITATION {"citationID":"a7r2lcvecm","properties":{"formattedCitation":"(Venable and Brown 1988; Nunes et al. 2017)","plainCitation":"(Venable and Brown 1988; Nunes et al. 2017)","noteIndex":0},"citationItems":[{"id":8888,"uris":["http://zotero.org/users/local/X8CzRyu0/items/5HSTNAZW"],"itemData":{"id":8888,"type":"article-journal","abstract":"Seed size, dormancy, and dispersal share three population-dynamic functions in temporally and spatially varying environments: risk reduction or bet hedging, escape from crowding, and escape from sib competition. Here we developed a model to explore the ways they may interact to reduce risk. We have shown that the risk-reducing properties of these three seed traits evolve only in response to global temporal variance. Thus, to understand how selection impinges on the seed traits, creating fitness interactions, we must understand the factors contributing to global temporal variance and how they are mitigated by the various seed traits. Since the traits interact to reduce variance, arbitrarily fixing any one trait at different values alters the fitness-maximizing values of the others, resulting in trade-offs among traits. We explore how changes in the number of independent environmental patches, the probability of favorable conditions, the radius of dispersal, and spatial and temporal autocorrelation of environmental conditions alter selection on the interacting syndrome of seed traits. We discuss the implications of these fitness interactions for our understanding of each of the seed traits in isolation, as well as for our understanding of seeds as reproductive structures integrating coadapted functions.","container-title":"The American Naturalist","DOI":"10.1086/284795","ISSN":"0003-0147","issue":"3","note":"publisher: The University of Chicago Press","page":"360-384","source":"journals.uchicago.edu (Atypon)","title":"The Selective Interactions of Dispersal, Dormancy, and Seed Size as Adaptations for Reducing Risk in Variable Environments","volume":"131","author":[{"family":"Venable","given":"D. Lawrence"},{"family":"Brown","given":"Joel S."}],"issued":{"date-parts":[["1988",3]]}},"label":"page"},{"id":8885,"uris":["http://zotero.org/users/local/X8CzRyu0/items/4948NF7M"],"itemData":{"id":8885,"type":"article-journal","abstract":"Aridity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label":"page"}],"schema":"https://github.com/citation-style-language/schema/raw/master/csl-citation.json"} </w:instrText>
      </w:r>
      <w:r w:rsidR="004B38AF" w:rsidRPr="004B38AF">
        <w:rPr>
          <w:rFonts w:eastAsiaTheme="minorEastAsia"/>
        </w:rPr>
        <w:fldChar w:fldCharType="separate"/>
      </w:r>
      <w:r w:rsidR="00A259AC" w:rsidRPr="00A259AC">
        <w:rPr>
          <w:rFonts w:cs="Times New Roman"/>
        </w:rPr>
        <w:t>(Venable and Brown 1988; Nunes et al. 2017)</w:t>
      </w:r>
      <w:r w:rsidR="004B38AF" w:rsidRPr="004B38AF">
        <w:rPr>
          <w:rFonts w:eastAsiaTheme="minorEastAsia"/>
        </w:rPr>
        <w:fldChar w:fldCharType="end"/>
      </w:r>
      <w:r w:rsidR="004B38AF" w:rsidRPr="004B38AF">
        <w:rPr>
          <w:rFonts w:eastAsiaTheme="minorEastAsia"/>
        </w:rPr>
        <w:t>.</w:t>
      </w:r>
      <w:r w:rsidR="004B38AF">
        <w:rPr>
          <w:rFonts w:eastAsiaTheme="minorEastAsia"/>
        </w:rPr>
        <w:t xml:space="preserve"> </w:t>
      </w:r>
      <w:r w:rsidR="003D4965">
        <w:rPr>
          <w:rFonts w:eastAsiaTheme="minorEastAsia"/>
        </w:rPr>
        <w:t>Specifically,</w:t>
      </w:r>
      <w:r w:rsidR="009F530B">
        <w:rPr>
          <w:rFonts w:eastAsiaTheme="minorEastAsia"/>
        </w:rPr>
        <w:t xml:space="preserve"> l</w:t>
      </w:r>
      <w:r w:rsidR="009F530B" w:rsidRPr="009F530B">
        <w:rPr>
          <w:rFonts w:eastAsiaTheme="minorEastAsia"/>
        </w:rPr>
        <w:t xml:space="preserve">arge seed size </w:t>
      </w:r>
      <w:r w:rsidR="003D4965">
        <w:rPr>
          <w:rFonts w:eastAsiaTheme="minorEastAsia"/>
        </w:rPr>
        <w:t xml:space="preserve">may </w:t>
      </w:r>
      <w:r w:rsidR="00D8641C">
        <w:rPr>
          <w:rFonts w:eastAsiaTheme="minorEastAsia"/>
        </w:rPr>
        <w:t xml:space="preserve">occasionally </w:t>
      </w:r>
      <w:r w:rsidR="009F530B" w:rsidRPr="009F530B">
        <w:rPr>
          <w:rFonts w:eastAsiaTheme="minorEastAsia"/>
        </w:rPr>
        <w:t>help</w:t>
      </w:r>
      <w:r w:rsidR="003D4965">
        <w:rPr>
          <w:rFonts w:eastAsiaTheme="minorEastAsia"/>
        </w:rPr>
        <w:t xml:space="preserve"> </w:t>
      </w:r>
      <w:r w:rsidR="009F530B" w:rsidRPr="009F530B">
        <w:rPr>
          <w:rFonts w:eastAsiaTheme="minorEastAsia"/>
        </w:rPr>
        <w:t>withstand unfavorable conditions</w:t>
      </w:r>
      <w:r w:rsidR="009F530B">
        <w:rPr>
          <w:rFonts w:eastAsiaTheme="minorEastAsia"/>
        </w:rPr>
        <w:t xml:space="preserve"> associated with increased </w:t>
      </w:r>
      <w:r w:rsidR="009F530B" w:rsidRPr="009F530B">
        <w:rPr>
          <w:rFonts w:eastAsiaTheme="minorEastAsia"/>
        </w:rPr>
        <w:t>aridity</w:t>
      </w:r>
      <w:r w:rsidR="009F530B">
        <w:rPr>
          <w:rFonts w:eastAsiaTheme="minorEastAsia"/>
        </w:rPr>
        <w:t xml:space="preserve"> </w:t>
      </w:r>
      <w:r w:rsidR="009F530B" w:rsidRPr="009F530B">
        <w:rPr>
          <w:rFonts w:eastAsiaTheme="minorEastAsia"/>
        </w:rPr>
        <w:fldChar w:fldCharType="begin"/>
      </w:r>
      <w:r w:rsidR="00A259AC">
        <w:rPr>
          <w:rFonts w:eastAsiaTheme="minorEastAsia"/>
        </w:rPr>
        <w:instrText xml:space="preserve"> ADDIN ZOTERO_ITEM CSL_CITATION {"citationID":"ajbu46arji","properties":{"formattedCitation":"(Nunes et al. 2017)","plainCitation":"(Nunes et al. 2017)","noteIndex":0},"citationItems":[{"id":8885,"uris":["http://zotero.org/users/local/X8CzRyu0/items/4948NF7M"],"itemData":{"id":8885,"type":"article-journal","abstract":"Aridity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schema":"https://github.com/citation-style-language/schema/raw/master/csl-citation.json"} </w:instrText>
      </w:r>
      <w:r w:rsidR="009F530B" w:rsidRPr="009F530B">
        <w:rPr>
          <w:rFonts w:eastAsiaTheme="minorEastAsia"/>
        </w:rPr>
        <w:fldChar w:fldCharType="separate"/>
      </w:r>
      <w:r w:rsidR="00A259AC" w:rsidRPr="00A259AC">
        <w:rPr>
          <w:rFonts w:cs="Times New Roman"/>
        </w:rPr>
        <w:t xml:space="preserve">(Nunes </w:t>
      </w:r>
      <w:r w:rsidR="00A259AC" w:rsidRPr="00A259AC">
        <w:rPr>
          <w:rFonts w:cs="Times New Roman"/>
        </w:rPr>
        <w:lastRenderedPageBreak/>
        <w:t>et al. 2017)</w:t>
      </w:r>
      <w:r w:rsidR="009F530B" w:rsidRPr="009F530B">
        <w:rPr>
          <w:rFonts w:eastAsiaTheme="minorEastAsia"/>
        </w:rPr>
        <w:fldChar w:fldCharType="end"/>
      </w:r>
      <w:r w:rsidR="009F530B" w:rsidRPr="009F530B">
        <w:rPr>
          <w:rFonts w:eastAsiaTheme="minorEastAsia"/>
        </w:rPr>
        <w:t>.</w:t>
      </w:r>
      <w:r w:rsidR="009F530B">
        <w:rPr>
          <w:rFonts w:eastAsiaTheme="minorEastAsia"/>
        </w:rPr>
        <w:t xml:space="preserve"> </w:t>
      </w:r>
      <w:r>
        <w:rPr>
          <w:rFonts w:eastAsiaTheme="minorEastAsia"/>
        </w:rPr>
        <w:t xml:space="preserve">With an increased seed size, biotic seed dispersal and fleshy fruits, may become necessary </w:t>
      </w:r>
      <w:r w:rsidR="001D0D9A">
        <w:rPr>
          <w:rFonts w:eastAsiaTheme="minorEastAsia"/>
        </w:rPr>
        <w:t xml:space="preserve">for seed dispersal. </w:t>
      </w:r>
      <w:r w:rsidR="002C639F">
        <w:rPr>
          <w:rFonts w:eastAsiaTheme="minorEastAsia"/>
        </w:rPr>
        <w:t xml:space="preserve">This may be the case for </w:t>
      </w:r>
      <w:proofErr w:type="spellStart"/>
      <w:r w:rsidR="007E1CE5" w:rsidRPr="007E1CE5">
        <w:rPr>
          <w:rFonts w:eastAsiaTheme="minorEastAsia"/>
        </w:rPr>
        <w:t>Styphelieae</w:t>
      </w:r>
      <w:proofErr w:type="spellEnd"/>
      <w:r w:rsidR="00D8641C">
        <w:rPr>
          <w:rFonts w:eastAsiaTheme="minorEastAsia"/>
        </w:rPr>
        <w:t>,</w:t>
      </w:r>
      <w:r w:rsidR="007E1CE5">
        <w:rPr>
          <w:rFonts w:eastAsiaTheme="minorEastAsia"/>
        </w:rPr>
        <w:t xml:space="preserve"> which </w:t>
      </w:r>
      <w:r w:rsidR="00CE218D">
        <w:rPr>
          <w:rFonts w:eastAsiaTheme="minorEastAsia"/>
        </w:rPr>
        <w:t>is distributed in the arid Australian heathland and</w:t>
      </w:r>
      <w:r w:rsidR="00D8641C">
        <w:rPr>
          <w:rFonts w:eastAsiaTheme="minorEastAsia"/>
        </w:rPr>
        <w:t>,</w:t>
      </w:r>
      <w:r w:rsidR="00CE218D">
        <w:rPr>
          <w:rFonts w:eastAsiaTheme="minorEastAsia"/>
        </w:rPr>
        <w:t xml:space="preserve"> </w:t>
      </w:r>
      <w:r w:rsidR="007E1CE5">
        <w:rPr>
          <w:rFonts w:eastAsiaTheme="minorEastAsia"/>
        </w:rPr>
        <w:t>of all predominately fleshy-fruited groups, lie</w:t>
      </w:r>
      <w:r w:rsidR="00D8641C">
        <w:rPr>
          <w:rFonts w:eastAsiaTheme="minorEastAsia"/>
        </w:rPr>
        <w:t>s</w:t>
      </w:r>
      <w:r w:rsidR="007E1CE5">
        <w:rPr>
          <w:rFonts w:eastAsiaTheme="minorEastAsia"/>
        </w:rPr>
        <w:t xml:space="preserve"> the furthest from the inferred aridity optima</w:t>
      </w:r>
      <w:r w:rsidR="002C639F" w:rsidRPr="00D10510">
        <w:rPr>
          <w:rFonts w:eastAsiaTheme="minorEastAsia"/>
        </w:rPr>
        <w:t>.</w:t>
      </w:r>
      <w:r w:rsidR="00CE218D">
        <w:rPr>
          <w:rFonts w:eastAsiaTheme="minorEastAsia"/>
        </w:rPr>
        <w:t xml:space="preserve"> </w:t>
      </w:r>
      <w:r w:rsidR="003D4965">
        <w:rPr>
          <w:rFonts w:eastAsiaTheme="minorEastAsia"/>
        </w:rPr>
        <w:t>Additionally, it has been found that the proportion of abiotically dispersed seeds increases as elevation increases</w:t>
      </w:r>
      <w:r w:rsidR="00D8641C">
        <w:rPr>
          <w:rFonts w:eastAsiaTheme="minorEastAsia"/>
        </w:rPr>
        <w:t>, due to the decreasing availability of frugivores</w:t>
      </w:r>
      <w:r w:rsidR="003D4965">
        <w:rPr>
          <w:rFonts w:eastAsiaTheme="minorEastAsia"/>
        </w:rPr>
        <w:t xml:space="preserve"> </w:t>
      </w:r>
      <w:r w:rsidR="003D4965" w:rsidRPr="003D4965">
        <w:rPr>
          <w:rFonts w:eastAsiaTheme="minorEastAsia"/>
        </w:rPr>
        <w:fldChar w:fldCharType="begin"/>
      </w:r>
      <w:r w:rsidR="00A259AC">
        <w:rPr>
          <w:rFonts w:eastAsiaTheme="minorEastAsia"/>
        </w:rPr>
        <w:instrText xml:space="preserve"> ADDIN ZOTERO_ITEM CSL_CITATION {"citationID":"a1u5vj265h4","properties":{"formattedCitation":"(Chapman et al. 2016)","plainCitation":"(Chapman et al. 2016)","noteIndex":0},"citationItems":[{"id":8879,"uris":["http://zotero.org/users/local/X8CzRyu0/items/NF9UPVBV"],"itemData":{"id":8879,"type":"article-journal","abstract":"Seed-dispersal ecology in tropical montane forests (TMF) differs in some predictable ways from tropical lowland forests (TLF). Environmental, biogeographic and biotic factors together shape dispersal syndromes which in turn influence forest structure and community composition. Data on diaspore traits along five elevational gradients from forests in Thailand, the Philippines, Tanzania, Malawi and Nigeria showed that diaspore size decreases with increasing altitude, fleshy fruits remain the most common fruit type but the relative proportion of wind-dispersed diaspores increases with altitude. Probably corresponding to diaspore size decreasing with increasing elevation, we also provide evidence that avian body size and gape width decrease with increasing altitude. Among other notable changes in the frugivorous fauna across elevational gradients, we found quantitative evidence illustrating that the proportion of bird versus mammalian frugivores increases with altitude, while TMF primates decrease in diversity and density, and switch diets to include less fruit and more leaf proportionately. A paucity of studies on dispersal distance and seed shadows, the dispersal/predation balance and density-dependent mortality thwart much-needed conclusive comparisons of seed dispersal ecology between TMF and TLF, especially from understudied Asian forests. We examine the available evidence, reveal knowledge gaps and recommend research to enhance our understanding of seed dispersal ecology in tropical forests. This review demonstrates that seed dispersal is a more deterministic and important process in tropical montane forests than has been previously appreciated.","container-title":"Journal of Tropical Ecology","DOI":"10.1017/S0266467416000389","ISSN":"0266-4674, 1469-7831","issue":"5","language":"en","note":"publisher: Cambridge University Press","page":"437-454","source":"Cambridge University Press","title":"Seed-dispersal ecology of tropical montane forests","volume":"32","author":[{"family":"Chapman","given":"Hazel"},{"family":"Cordeiro","given":"Norbert J."},{"family":"Dutton","given":"Paul"},{"family":"Wenny","given":"Dan"},{"family":"Kitamura","given":"Shumpei"},{"family":"Kaplin","given":"Beth"},{"family":"Melo","given":"Felipe P. L."},{"family":"Lawes","given":"Michael J."}],"issued":{"date-parts":[["2016",9]]}}}],"schema":"https://github.com/citation-style-language/schema/raw/master/csl-citation.json"} </w:instrText>
      </w:r>
      <w:r w:rsidR="003D4965" w:rsidRPr="003D4965">
        <w:rPr>
          <w:rFonts w:eastAsiaTheme="minorEastAsia"/>
        </w:rPr>
        <w:fldChar w:fldCharType="separate"/>
      </w:r>
      <w:r w:rsidR="00A259AC" w:rsidRPr="00A259AC">
        <w:rPr>
          <w:rFonts w:cs="Times New Roman"/>
        </w:rPr>
        <w:t>(Chapman et al. 2016)</w:t>
      </w:r>
      <w:r w:rsidR="003D4965" w:rsidRPr="003D4965">
        <w:rPr>
          <w:rFonts w:eastAsiaTheme="minorEastAsia"/>
        </w:rPr>
        <w:fldChar w:fldCharType="end"/>
      </w:r>
      <w:r w:rsidR="003D4965">
        <w:rPr>
          <w:rFonts w:eastAsiaTheme="minorEastAsia"/>
        </w:rPr>
        <w:t xml:space="preserve">. Given that several radiations of Ericaceae lineages are associated with montane habitats </w:t>
      </w:r>
      <w:r w:rsidR="003D4965" w:rsidRPr="003D4965">
        <w:rPr>
          <w:rFonts w:eastAsiaTheme="minorEastAsia"/>
        </w:rPr>
        <w:fldChar w:fldCharType="begin"/>
      </w:r>
      <w:r w:rsidR="00A259AC">
        <w:rPr>
          <w:rFonts w:eastAsiaTheme="minorEastAsia"/>
        </w:rPr>
        <w:instrText xml:space="preserve"> ADDIN ZOTERO_ITEM CSL_CITATION {"citationID":"a1h7r4qunej","properties":{"formattedCitation":"(Schwery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D4965" w:rsidRPr="003D4965">
        <w:rPr>
          <w:rFonts w:eastAsiaTheme="minorEastAsia"/>
        </w:rPr>
        <w:fldChar w:fldCharType="separate"/>
      </w:r>
      <w:r w:rsidR="00A259AC" w:rsidRPr="00A259AC">
        <w:rPr>
          <w:rFonts w:cs="Times New Roman"/>
        </w:rPr>
        <w:t>(</w:t>
      </w:r>
      <w:proofErr w:type="spellStart"/>
      <w:r w:rsidR="00A259AC" w:rsidRPr="00A259AC">
        <w:rPr>
          <w:rFonts w:cs="Times New Roman"/>
        </w:rPr>
        <w:t>Schwery</w:t>
      </w:r>
      <w:proofErr w:type="spellEnd"/>
      <w:r w:rsidR="00A259AC" w:rsidRPr="00A259AC">
        <w:rPr>
          <w:rFonts w:cs="Times New Roman"/>
        </w:rPr>
        <w:t xml:space="preserve"> et al. 2015)</w:t>
      </w:r>
      <w:r w:rsidR="003D4965" w:rsidRPr="003D4965">
        <w:rPr>
          <w:rFonts w:eastAsiaTheme="minorEastAsia"/>
        </w:rPr>
        <w:fldChar w:fldCharType="end"/>
      </w:r>
      <w:r w:rsidR="003D4965" w:rsidRPr="003D4965">
        <w:rPr>
          <w:rFonts w:eastAsiaTheme="minorEastAsia"/>
        </w:rPr>
        <w:t xml:space="preserve">, </w:t>
      </w:r>
      <w:r w:rsidR="002C639F">
        <w:rPr>
          <w:rFonts w:eastAsiaTheme="minorEastAsia"/>
        </w:rPr>
        <w:t xml:space="preserve">it may be that the </w:t>
      </w:r>
      <w:r w:rsidR="00C05FD8">
        <w:rPr>
          <w:rFonts w:eastAsiaTheme="minorEastAsia"/>
        </w:rPr>
        <w:t xml:space="preserve">distribution of </w:t>
      </w:r>
      <w:r w:rsidR="00CE218D">
        <w:rPr>
          <w:rFonts w:eastAsiaTheme="minorEastAsia"/>
        </w:rPr>
        <w:t xml:space="preserve">dry and fleshy fruits are a consequence of elevation rather than being directly linked to climatic niche evolution. Finally, it has been noted </w:t>
      </w:r>
      <w:r w:rsidR="004809E1">
        <w:rPr>
          <w:rFonts w:eastAsiaTheme="minorEastAsia"/>
        </w:rPr>
        <w:t xml:space="preserve">Ericaceae lineages are often found in well-leached soils and epiphytic </w:t>
      </w:r>
      <w:r w:rsidR="004809E1" w:rsidRPr="0030094C">
        <w:rPr>
          <w:rFonts w:eastAsiaTheme="minorEastAsia"/>
        </w:rPr>
        <w:t>habitats</w:t>
      </w:r>
      <w:r w:rsidR="00DE5100"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{"citationID":"a1u08mnntk0","properties":{"formattedCitation":"(Schwery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0094C" w:rsidRPr="0030094C">
        <w:rPr>
          <w:rFonts w:eastAsiaTheme="minorEastAsia"/>
        </w:rPr>
        <w:fldChar w:fldCharType="separate"/>
      </w:r>
      <w:r w:rsidR="00A259AC" w:rsidRPr="00A259AC">
        <w:rPr>
          <w:rFonts w:cs="Times New Roman"/>
        </w:rPr>
        <w:t>(</w:t>
      </w:r>
      <w:proofErr w:type="spellStart"/>
      <w:r w:rsidR="00A259AC" w:rsidRPr="00A259AC">
        <w:rPr>
          <w:rFonts w:cs="Times New Roman"/>
        </w:rPr>
        <w:t>Schwery</w:t>
      </w:r>
      <w:proofErr w:type="spellEnd"/>
      <w:r w:rsidR="00A259AC" w:rsidRPr="00A259AC">
        <w:rPr>
          <w:rFonts w:cs="Times New Roman"/>
        </w:rPr>
        <w:t xml:space="preserve"> et al. 2015)</w:t>
      </w:r>
      <w:r w:rsidR="0030094C" w:rsidRPr="0030094C">
        <w:rPr>
          <w:rFonts w:eastAsiaTheme="minorEastAsia"/>
        </w:rPr>
        <w:fldChar w:fldCharType="end"/>
      </w:r>
      <w:r w:rsidR="00845FBD" w:rsidRPr="0030094C">
        <w:rPr>
          <w:rFonts w:eastAsiaTheme="minorEastAsia"/>
        </w:rPr>
        <w:t>.</w:t>
      </w:r>
      <w:r w:rsidR="0030094C">
        <w:rPr>
          <w:rFonts w:eastAsiaTheme="minorEastAsia"/>
        </w:rPr>
        <w:t xml:space="preserve"> If associations with soil type are more important than links to climatic optima, we may expect that fruit-dependent climatic optima are consequence of unmodeled factors. Although our modeling explicitly considers hidden variables that may lead to rate heterogeny, if the proposed hidden variable (soil condition) is closely linked to our modeled variable (aridity), then we may not be able to detect the presence of hidden variation. This may be the case between soil condition and aridity</w:t>
      </w:r>
      <w:r w:rsidR="0030094C"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{"citationID":"avk87fiafi","properties":{"formattedCitation":"(Moreno-Jim\\uc0\\u233{}nez et al. 2019)","plainCitation":"(Moreno-Jiménez et al. 2019)","noteIndex":0},"citationItems":[{"id":8890,"uris":["http://zotero.org/users/local/X8CzRyu0/items/EU57FA8M"],"itemData":{"id":8890,"type":"article-journal","abstract":"Drylands cover more than 40% of the terrestrial surface, and their global extent and socioecological importance will increase in the future due to the forecasted increases in aridity driven by climate change. Despite the essential role of metallic micronutrients in life chemistry and ecosystem functioning, it is virtually unknown how their bioavailability changes along aridity gradients at the global scale. Here, we analysed soil total and available copper, iron, manganese and zinc in 143 drylands from all continents, except Antarctica, covering a broad range of aridity and soil conditions. We found that total and available micronutrient concentrations in dryland soils were low compared with averages commonly found in soils of natural and agricultural ecosystems globally. Aridity negatively affected the availability of all micronutrients evaluated, mainly indirectly by increasing soil pH and decreasing soil organic matter. Remarkably, the available Fe:Zn ratio decreased exponentially as the aridity increased, pointing to stoichiometric alterations. Our findings suggest that increased aridity conditions due to climate change will limit the availability of essential micronutrients for organisms, particularly iron and zinc, which together with other adverse effects (for example, reduced water availability) may pose serious threats to key ecological processes and services, such as food production, in drylands worldwide.","container-title":"Nature Sustainability","DOI":"10.1038/s41893-019-0262-x","ISSN":"2398-9629","issue":"5","journalAbbreviation":"Nat Sustain","language":"en","note":"number: 5\npublisher: Nature Publishing Group","page":"371-377","source":"www.nature.com","title":"Aridity and reduced soil micronutrient availability in global drylands","volume":"2","author":[{"family":"Moreno-Jiménez","given":"Eduardo"},{"family":"Plaza","given":"César"},{"family":"Saiz","given":"Hugo"},{"family":"Manzano","given":"Rebeca"},{"family":"Flagmeier","given":"Maren"},{"family":"Maestre","given":"Fernando T."}],"issued":{"date-parts":[["2019",5]]}}}],"schema":"https://github.com/citation-style-language/schema/raw/master/csl-citation.json"} </w:instrText>
      </w:r>
      <w:r w:rsidR="0030094C" w:rsidRPr="0030094C">
        <w:rPr>
          <w:rFonts w:eastAsiaTheme="minorEastAsia"/>
        </w:rPr>
        <w:fldChar w:fldCharType="separate"/>
      </w:r>
      <w:r w:rsidR="00A259AC" w:rsidRPr="00A259AC">
        <w:rPr>
          <w:rFonts w:cs="Times New Roman"/>
        </w:rPr>
        <w:t>(Moreno-Jiménez et al. 2019)</w:t>
      </w:r>
      <w:r w:rsidR="0030094C" w:rsidRPr="0030094C">
        <w:rPr>
          <w:rFonts w:eastAsiaTheme="minorEastAsia"/>
        </w:rPr>
        <w:fldChar w:fldCharType="end"/>
      </w:r>
      <w:r w:rsidR="0030094C">
        <w:rPr>
          <w:rFonts w:eastAsiaTheme="minorEastAsia"/>
        </w:rPr>
        <w:t>.</w:t>
      </w:r>
    </w:p>
    <w:p w14:paraId="2E8CBF5A" w14:textId="77777777" w:rsidR="00D1141F" w:rsidRDefault="00D1141F" w:rsidP="00370025">
      <w:pPr>
        <w:pStyle w:val="JamesManuscriptBody"/>
        <w:jc w:val="center"/>
        <w:rPr>
          <w:rFonts w:eastAsiaTheme="minorEastAsia"/>
          <w:i/>
          <w:iCs/>
        </w:rPr>
      </w:pPr>
    </w:p>
    <w:p w14:paraId="58C43992" w14:textId="2D584646" w:rsidR="00F52A5E" w:rsidRDefault="009367B1" w:rsidP="00370025">
      <w:pPr>
        <w:pStyle w:val="JamesManuscriptBody"/>
        <w:jc w:val="center"/>
        <w:rPr>
          <w:rFonts w:eastAsiaTheme="minorEastAsia"/>
        </w:rPr>
      </w:pPr>
      <w:r w:rsidRPr="003C5799">
        <w:rPr>
          <w:rFonts w:eastAsiaTheme="minorEastAsia"/>
          <w:i/>
          <w:iCs/>
        </w:rPr>
        <w:t>Caveats</w:t>
      </w:r>
      <w:r w:rsidR="00D11C2A">
        <w:rPr>
          <w:rFonts w:eastAsiaTheme="minorEastAsia"/>
          <w:i/>
          <w:iCs/>
        </w:rPr>
        <w:t xml:space="preserve"> and possible</w:t>
      </w:r>
      <w:r w:rsidR="00D11C2A" w:rsidRPr="003C5799">
        <w:rPr>
          <w:rFonts w:eastAsiaTheme="minorEastAsia"/>
          <w:i/>
          <w:iCs/>
        </w:rPr>
        <w:t xml:space="preserve"> extensions</w:t>
      </w:r>
    </w:p>
    <w:p w14:paraId="2526A894" w14:textId="74D74EB2" w:rsidR="0099406B" w:rsidRDefault="009367B1" w:rsidP="001916B9">
      <w:pPr>
        <w:pStyle w:val="JamesManuscriptBody"/>
        <w:ind w:firstLine="720"/>
        <w:rPr>
          <w:rFonts w:eastAsiaTheme="minorEastAsia"/>
        </w:rPr>
      </w:pPr>
      <w:r>
        <w:rPr>
          <w:rFonts w:eastAsiaTheme="minorEastAsia"/>
        </w:rPr>
        <w:t xml:space="preserve">There are </w:t>
      </w:r>
      <w:r w:rsidR="00034C75">
        <w:rPr>
          <w:rFonts w:eastAsiaTheme="minorEastAsia"/>
        </w:rPr>
        <w:t>three</w:t>
      </w:r>
      <w:r>
        <w:rPr>
          <w:rFonts w:eastAsiaTheme="minorEastAsia"/>
        </w:rPr>
        <w:t xml:space="preserve"> important caveats </w:t>
      </w:r>
      <w:r w:rsidR="003865F7">
        <w:rPr>
          <w:rFonts w:eastAsiaTheme="minorEastAsia"/>
        </w:rPr>
        <w:t>to</w:t>
      </w:r>
      <w:r>
        <w:rPr>
          <w:rFonts w:eastAsiaTheme="minorEastAsia"/>
        </w:rPr>
        <w:t xml:space="preserve"> </w:t>
      </w:r>
      <w:r w:rsidR="00DB67E4">
        <w:rPr>
          <w:rFonts w:eastAsiaTheme="minorEastAsia"/>
        </w:rPr>
        <w:t>our proposed</w:t>
      </w:r>
      <w:r>
        <w:rPr>
          <w:rFonts w:eastAsiaTheme="minorEastAsia"/>
        </w:rPr>
        <w:t xml:space="preserve"> mode</w:t>
      </w:r>
      <w:r w:rsidR="00DB67E4">
        <w:rPr>
          <w:rFonts w:eastAsiaTheme="minorEastAsia"/>
        </w:rPr>
        <w:t>ling framework</w:t>
      </w:r>
      <w:r>
        <w:rPr>
          <w:rFonts w:eastAsiaTheme="minorEastAsia"/>
        </w:rPr>
        <w:t>. First, our discrete mapping probability</w:t>
      </w:r>
      <w:r w:rsidR="00BF12A3">
        <w:rPr>
          <w:rFonts w:eastAsiaTheme="minorEastAsia"/>
        </w:rPr>
        <w:t>,</w:t>
      </w:r>
      <w:r>
        <w:rPr>
          <w:rFonts w:eastAsiaTheme="minorEastAsia"/>
        </w:rPr>
        <w:t xml:space="preserve"> </w:t>
      </w:r>
      <m:oMath>
        <m:r>
          <w:rPr>
            <w:rFonts w:ascii="Cambria Math" w:eastAsiaTheme="minorEastAsia" w:hAnsi="Cambria Math"/>
          </w:rPr>
          <m:t>P(D, z|ϑ,ψ)</m:t>
        </m:r>
      </m:oMath>
      <w:r w:rsidR="00BF12A3">
        <w:rPr>
          <w:rFonts w:eastAsiaTheme="minorEastAsia"/>
        </w:rPr>
        <w:t>,</w:t>
      </w:r>
      <w:r>
        <w:rPr>
          <w:rFonts w:eastAsiaTheme="minorEastAsia"/>
        </w:rPr>
        <w:t xml:space="preserve"> is </w:t>
      </w:r>
      <w:r w:rsidR="00624061">
        <w:rPr>
          <w:rFonts w:eastAsiaTheme="minorEastAsia"/>
        </w:rPr>
        <w:t>only</w:t>
      </w:r>
      <w:r>
        <w:rPr>
          <w:rFonts w:eastAsiaTheme="minorEastAsia"/>
        </w:rPr>
        <w:t xml:space="preserve"> an approximation. What we calculate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summed over all possible paths. However, the continuous model probability is based off a pa</w:t>
      </w:r>
      <w:proofErr w:type="spellStart"/>
      <w:r>
        <w:rPr>
          <w:rFonts w:eastAsiaTheme="minorEastAsia"/>
        </w:rPr>
        <w:t>rticular</w:t>
      </w:r>
      <w:proofErr w:type="spellEnd"/>
      <w:r>
        <w:rPr>
          <w:rFonts w:eastAsiaTheme="minorEastAsia"/>
        </w:rPr>
        <w:t xml:space="preserve"> pathway history </w:t>
      </w:r>
      <w:r w:rsidR="00DB67E4">
        <w:rPr>
          <w:rFonts w:eastAsiaTheme="minorEastAsia"/>
        </w:rPr>
        <w:t>that</w:t>
      </w:r>
      <w:r>
        <w:rPr>
          <w:rFonts w:eastAsiaTheme="minorEastAsia"/>
        </w:rPr>
        <w:t xml:space="preserve">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w:t>
      </w:r>
      <w:r w:rsidR="00CD2290">
        <w:rPr>
          <w:rFonts w:eastAsiaTheme="minorEastAsia"/>
        </w:rPr>
        <w:t>Ultimately, this means that the underlying regimes are not treated identically for the continuous</w:t>
      </w:r>
      <w:r w:rsidR="006F11B6">
        <w:rPr>
          <w:rFonts w:eastAsiaTheme="minorEastAsia"/>
        </w:rPr>
        <w:t xml:space="preserve"> </w:t>
      </w:r>
      <w:r w:rsidR="00CD2290">
        <w:rPr>
          <w:rFonts w:eastAsiaTheme="minorEastAsia"/>
        </w:rPr>
        <w:t xml:space="preserve">and discrete characters. </w:t>
      </w:r>
      <w:r>
        <w:rPr>
          <w:rFonts w:eastAsiaTheme="minorEastAsia"/>
        </w:rPr>
        <w:t xml:space="preserve">The </w:t>
      </w:r>
      <w:r>
        <w:rPr>
          <w:rFonts w:eastAsiaTheme="minorEastAsia"/>
        </w:rPr>
        <w:lastRenderedPageBreak/>
        <w:t xml:space="preserve">second caveat is that we do not force </w:t>
      </w:r>
      <w:proofErr w:type="spellStart"/>
      <w:r w:rsidRPr="006E737B">
        <w:rPr>
          <w:rFonts w:eastAsiaTheme="minorEastAsia" w:cs="Times New Roman"/>
          <w:i/>
          <w:iCs/>
        </w:rPr>
        <w:t>hOUwie</w:t>
      </w:r>
      <w:proofErr w:type="spellEnd"/>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w:t>
      </w:r>
      <w:r w:rsidRPr="00524D3A">
        <w:rPr>
          <w:rFonts w:eastAsiaTheme="minorEastAsia"/>
        </w:rPr>
        <w:t>infeasible</w:t>
      </w:r>
      <w:r w:rsidR="00524D3A" w:rsidRPr="00524D3A">
        <w:rPr>
          <w:rFonts w:eastAsiaTheme="minorEastAsia"/>
        </w:rPr>
        <w:t xml:space="preserve"> </w:t>
      </w:r>
      <w:r w:rsidR="00524D3A" w:rsidRPr="00524D3A">
        <w:rPr>
          <w:rFonts w:eastAsiaTheme="minorEastAsia"/>
        </w:rPr>
        <w:fldChar w:fldCharType="begin"/>
      </w:r>
      <w:r w:rsidR="004A0E95">
        <w:rPr>
          <w:rFonts w:eastAsiaTheme="minorEastAsia"/>
        </w:rPr>
        <w:instrText xml:space="preserve"> ADDIN ZOTERO_ITEM CSL_CITATION {"citationID":"a1nujtk2rdj","properties":{"formattedCitation":"(Jones et al. 2020)","plainCitation":"(Jones et al. 2020)","dontUpdate":true,"noteIndex":0},"citationItems":[{"id":8410,"uris":["http://zotero.org/users/local/X8CzRyu0/items/E6UEVLV9"],"itemData":{"id":8410,"type":"article-journal","abstract":"A central objective in biology is to link adaptive evolution in a gene to structural and/or functional phenotypic novelties. Yet most analytic methods make inferences mainly from either phenotypic data or genetic data alone. A small number of models have been developed to infer correlations between the rate of molecular evolution and changes in a discrete or continuous life history trait. But such correlations are not necessarily evidence of adaptation. Here, we present a novel approach called the phenotype–genotype branch-site model (PG-BSM) designed to detect evidence of adaptive codon evolution associated with discrete-state phenotype evolution. An episode of adaptation is inferred under standard codon substitution models when there is evidence of positive selection in the form of an elevation in the nonsynonymous-to-synonymous rate ratio $\\omega$ to a value $\\omega &amp;gt; 1$. As it is becoming increasingly clear that $\\omega &amp;gt; 1$ can occur without adaptation, the PG-BSM was formulated to infer an instance of adaptive evolution without appealing to evidence of positive selection. The null model makes use of a covarion-like component to account for general heterotachy (i.e., random changes in the evolutionary rate at a site over time). The alternative model employs samples of the phenotypic evolutionary history to test for phenomenological patterns of heterotachy consistent with specific mechanisms of molecular adaptation. These include 1) a persistent increase/decrease in $\\omega$ at a site following a change in phenotype (the pattern) consistent with an increase/decrease in the functional importance of the site (the mechanism); and 2) a transient increase in $\\omega$ at a site along a branch over which the phenotype changed (the pattern) consistent with a change in the site’s optimal amino acid (the mechanism). Rejection of the null is followed by post hoc analyses to identify sites with strongest evidence for adaptation in association with changes in the phenotype as well as the most likely evolutionary history of the phenotype. Simulation studies based on a novel method for generating mechanistically realistic signatures of molecular adaptation show that the PG-BSM has good statistical properties. Analyses of real alignments show that site patterns identified post hoc are consistent with the specific mechanisms of adaptation included in the alternate model. Further simulation studies show that the covarion-like component of the PG-BSM plays a crucial role in mitigating recently discovered statistical pathologies associated with confounding by accounting for heterotachy-by-any-cause. [Adaptive evolution; branch-site model; confounding; mutation-selection; phenotype–genotype.]","container-title":"Systematic Biology","DOI":"10.1093/sysbio/syz075","ISSN":"1063-5157","issue":"4","journalAbbreviation":"Systematic Biology","page":"722-738","source":"Silverchair","title":"A Phenotype–Genotype Codon Model for Detecting Adaptive Evolution","volume":"69","author":[{"family":"Jones","given":"Christopher T"},{"family":"Youssef","given":"Noor"},{"family":"Susko","given":"Edward"},{"family":"Bielawski","given":"Joseph P"}],"issued":{"date-parts":[["2020",7,1]]}}}],"schema":"https://github.com/citation-style-language/schema/raw/master/csl-citation.json"} </w:instrText>
      </w:r>
      <w:r w:rsidR="00524D3A" w:rsidRPr="00524D3A">
        <w:rPr>
          <w:rFonts w:eastAsiaTheme="minorEastAsia"/>
        </w:rPr>
        <w:fldChar w:fldCharType="separate"/>
      </w:r>
      <w:r w:rsidR="00A259AC" w:rsidRPr="00A259AC">
        <w:rPr>
          <w:rFonts w:cs="Times New Roman"/>
        </w:rPr>
        <w:t>(</w:t>
      </w:r>
      <w:r w:rsidR="00DB67E4">
        <w:rPr>
          <w:rFonts w:cs="Times New Roman"/>
        </w:rPr>
        <w:t xml:space="preserve">see </w:t>
      </w:r>
      <w:r w:rsidR="00A259AC" w:rsidRPr="00A259AC">
        <w:rPr>
          <w:rFonts w:cs="Times New Roman"/>
        </w:rPr>
        <w:t>Jones et al. 2020)</w:t>
      </w:r>
      <w:r w:rsidR="00524D3A" w:rsidRPr="00524D3A">
        <w:rPr>
          <w:rFonts w:eastAsiaTheme="minorEastAsia"/>
        </w:rPr>
        <w:fldChar w:fldCharType="end"/>
      </w:r>
      <w:r>
        <w:rPr>
          <w:rFonts w:eastAsiaTheme="minorEastAsia"/>
        </w:rPr>
        <w:t xml:space="preserve">. </w:t>
      </w:r>
      <w:r w:rsidR="008C1F2A">
        <w:rPr>
          <w:rFonts w:eastAsiaTheme="minorEastAsia"/>
        </w:rPr>
        <w:t xml:space="preserve">Although </w:t>
      </w:r>
      <w:r w:rsidR="008050D4">
        <w:rPr>
          <w:rFonts w:eastAsiaTheme="minorEastAsia"/>
        </w:rPr>
        <w:t xml:space="preserve">this may not be entirely necessary since </w:t>
      </w:r>
      <w:r w:rsidR="008C1F2A">
        <w:rPr>
          <w:rFonts w:eastAsiaTheme="minorEastAsia"/>
        </w:rPr>
        <w:t>we have shown that only a small percentage of possible mappings contribute to the overall joint probability</w:t>
      </w:r>
      <w:r w:rsidR="008050D4">
        <w:rPr>
          <w:rFonts w:eastAsiaTheme="minorEastAsia"/>
        </w:rPr>
        <w:t>.</w:t>
      </w:r>
      <w:r w:rsidR="008C1F2A">
        <w:rPr>
          <w:rFonts w:eastAsiaTheme="minorEastAsia"/>
        </w:rPr>
        <w:t xml:space="preserve"> </w:t>
      </w:r>
      <w:r w:rsidR="008050D4">
        <w:rPr>
          <w:rFonts w:eastAsiaTheme="minorEastAsia"/>
        </w:rPr>
        <w:t xml:space="preserve">Nonetheless, </w:t>
      </w:r>
      <w:r w:rsidR="008C1F2A">
        <w:rPr>
          <w:rFonts w:eastAsiaTheme="minorEastAsia"/>
        </w:rPr>
        <w:t xml:space="preserve">an </w:t>
      </w:r>
      <w:r w:rsidR="002034FB">
        <w:rPr>
          <w:rFonts w:eastAsiaTheme="minorEastAsia"/>
        </w:rPr>
        <w:t xml:space="preserve">ideal solution could be </w:t>
      </w:r>
      <w:r w:rsidR="008C1F2A">
        <w:rPr>
          <w:rFonts w:eastAsiaTheme="minorEastAsia"/>
        </w:rPr>
        <w:t>the</w:t>
      </w:r>
      <w:r w:rsidR="002034FB">
        <w:rPr>
          <w:rFonts w:eastAsiaTheme="minorEastAsia"/>
        </w:rPr>
        <w:t xml:space="preserve"> use </w:t>
      </w:r>
      <w:r w:rsidR="00624061">
        <w:rPr>
          <w:rFonts w:eastAsiaTheme="minorEastAsia"/>
        </w:rPr>
        <w:t>Markov-Modulated Ornstein-</w:t>
      </w:r>
      <w:proofErr w:type="spellStart"/>
      <w:r w:rsidR="00624061">
        <w:rPr>
          <w:rFonts w:eastAsiaTheme="minorEastAsia"/>
        </w:rPr>
        <w:t>Uhlenbeck</w:t>
      </w:r>
      <w:proofErr w:type="spellEnd"/>
      <w:r w:rsidR="00624061">
        <w:rPr>
          <w:rFonts w:eastAsiaTheme="minorEastAsia"/>
        </w:rPr>
        <w:t xml:space="preserve"> models</w:t>
      </w:r>
      <w:r w:rsidR="00D9230E">
        <w:rPr>
          <w:rFonts w:eastAsiaTheme="minorEastAsia"/>
        </w:rPr>
        <w:t xml:space="preserve"> </w:t>
      </w:r>
      <w:r w:rsidR="00D9230E">
        <w:rPr>
          <w:rFonts w:eastAsiaTheme="minorEastAsia"/>
        </w:rPr>
        <w:fldChar w:fldCharType="begin"/>
      </w:r>
      <w:r w:rsidR="00D9230E">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D9230E">
        <w:rPr>
          <w:rFonts w:eastAsiaTheme="minorEastAsia"/>
        </w:rPr>
        <w:fldChar w:fldCharType="separate"/>
      </w:r>
      <w:r w:rsidR="00D9230E">
        <w:rPr>
          <w:rFonts w:eastAsiaTheme="minorEastAsia"/>
          <w:noProof/>
        </w:rPr>
        <w:t>(Huang et al. 2016)</w:t>
      </w:r>
      <w:r w:rsidR="00D9230E">
        <w:rPr>
          <w:rFonts w:eastAsiaTheme="minorEastAsia"/>
        </w:rPr>
        <w:fldChar w:fldCharType="end"/>
      </w:r>
      <w:r w:rsidR="008050D4">
        <w:rPr>
          <w:rFonts w:eastAsiaTheme="minorEastAsia"/>
        </w:rPr>
        <w:t xml:space="preserve"> </w:t>
      </w:r>
      <w:r w:rsidR="00003F38">
        <w:rPr>
          <w:rFonts w:eastAsiaTheme="minorEastAsia"/>
        </w:rPr>
        <w:t>since this</w:t>
      </w:r>
      <w:r w:rsidR="00D9230E">
        <w:rPr>
          <w:rFonts w:eastAsiaTheme="minorEastAsia"/>
        </w:rPr>
        <w:t xml:space="preserve"> would </w:t>
      </w:r>
      <w:r w:rsidR="002034FB">
        <w:rPr>
          <w:rFonts w:eastAsiaTheme="minorEastAsia"/>
        </w:rPr>
        <w:t xml:space="preserve">remove the need for a </w:t>
      </w:r>
      <w:r w:rsidR="00003F38">
        <w:rPr>
          <w:rFonts w:eastAsiaTheme="minorEastAsia"/>
        </w:rPr>
        <w:t>regime mapping</w:t>
      </w:r>
      <w:r w:rsidR="002034FB">
        <w:rPr>
          <w:rFonts w:eastAsiaTheme="minorEastAsia"/>
        </w:rPr>
        <w:t xml:space="preserve"> approach, </w:t>
      </w:r>
      <w:r w:rsidR="00624061">
        <w:rPr>
          <w:rFonts w:eastAsiaTheme="minorEastAsia"/>
        </w:rPr>
        <w:t xml:space="preserve">but </w:t>
      </w:r>
      <w:r w:rsidR="002034FB">
        <w:rPr>
          <w:rFonts w:eastAsiaTheme="minorEastAsia"/>
        </w:rPr>
        <w:t xml:space="preserve">these </w:t>
      </w:r>
      <w:r w:rsidR="00624061">
        <w:rPr>
          <w:rFonts w:eastAsiaTheme="minorEastAsia"/>
        </w:rPr>
        <w:t xml:space="preserve">have yet to be applied in phylogenetic comparative biology. </w:t>
      </w:r>
      <w:proofErr w:type="spellStart"/>
      <w:ins w:id="133" w:author="O'Meara, Brian C" w:date="2022-07-06T07:59:00Z">
        <w:r w:rsidR="006F11B6">
          <w:rPr>
            <w:rFonts w:eastAsiaTheme="minorEastAsia"/>
            <w:i/>
            <w:iCs/>
          </w:rPr>
          <w:t>hOUwie</w:t>
        </w:r>
        <w:proofErr w:type="spellEnd"/>
        <w:r w:rsidR="006F11B6">
          <w:rPr>
            <w:rFonts w:eastAsiaTheme="minorEastAsia"/>
            <w:i/>
            <w:iCs/>
          </w:rPr>
          <w:t xml:space="preserve"> </w:t>
        </w:r>
        <w:r w:rsidR="006F11B6">
          <w:rPr>
            <w:rFonts w:eastAsiaTheme="minorEastAsia"/>
          </w:rPr>
          <w:t>currently only deals with one discrete and one continuous trait at a time – a</w:t>
        </w:r>
      </w:ins>
      <w:ins w:id="134" w:author="O'Meara, Brian C" w:date="2022-07-06T08:00:00Z">
        <w:r w:rsidR="006F11B6">
          <w:rPr>
            <w:rFonts w:eastAsiaTheme="minorEastAsia"/>
          </w:rPr>
          <w:t xml:space="preserve"> set of discrete traits can be handled by converting them to a single multistate character, but incorporating multiple continuous traits requires adding correlations between them. </w:t>
        </w:r>
      </w:ins>
      <w:r w:rsidR="00403C1F">
        <w:rPr>
          <w:rFonts w:eastAsiaTheme="minorEastAsia"/>
        </w:rPr>
        <w:t>Finally, i</w:t>
      </w:r>
      <w:r>
        <w:rPr>
          <w:rFonts w:eastAsiaTheme="minorEastAsia"/>
        </w:rPr>
        <w:t xml:space="preserve">t is possible </w:t>
      </w:r>
      <w:r w:rsidR="00403C1F">
        <w:rPr>
          <w:rFonts w:eastAsiaTheme="minorEastAsia"/>
        </w:rPr>
        <w:t xml:space="preserve">to extend </w:t>
      </w:r>
      <w:proofErr w:type="spellStart"/>
      <w:r w:rsidR="00403C1F" w:rsidRPr="006E737B">
        <w:rPr>
          <w:rFonts w:ascii="Times" w:eastAsiaTheme="minorEastAsia" w:hAnsi="Times" w:cs="Courier New"/>
          <w:i/>
          <w:iCs/>
        </w:rPr>
        <w:t>hOUwie</w:t>
      </w:r>
      <w:proofErr w:type="spellEnd"/>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sidR="001916B9">
        <w:rPr>
          <w:rFonts w:eastAsiaTheme="minorEastAsia"/>
        </w:rPr>
        <w:t xml:space="preserve"> which have been shown to influence the distribution of discrete characters </w:t>
      </w:r>
      <w:r w:rsidR="001916B9" w:rsidRPr="001916B9">
        <w:rPr>
          <w:rFonts w:eastAsiaTheme="minorEastAsia"/>
        </w:rPr>
        <w:fldChar w:fldCharType="begin"/>
      </w:r>
      <w:r w:rsidR="00A259AC">
        <w:rPr>
          <w:rFonts w:eastAsiaTheme="minorEastAsia"/>
        </w:rPr>
        <w:instrText xml:space="preserve"> ADDIN ZOTERO_ITEM CSL_CITATION {"citationID":"a21hhtma4cs","properties":{"formattedCitation":"(Maddison 2006)","plainCitation":"(Maddison 2006)","noteIndex":0},"citationItems":[{"id":251,"uris":["http://zotero.org/users/local/X8CzRyu0/items/JIZ3YS84"],"itemData":{"id":251,"type":"article-journal","abstract":"Abstract Studies of character evolution often assume that a phylogeny's shape is determined independently of the characters, which then evolve as mere passengers along the tree's branches. However, if the characters help shape the tree, but this is not considered, biased inferences can result. Simulations of asymmetrical speciation (i.e., one character state conferring a higher rate of speciation than another) result in data that are interpreted to show a higher rate of change toward the diversification-enhancing state, even though the rates to and from this state were in fact equal. Conversely, simulations of asymmetrical character change yield data that could be misinterpreted as showing asymmetrical rates of speciation. Studies of biased diversification and biased character change need to be unified by joint models and estimation methods, although how successfully the two processes can be teased apart remains to be seen.","container-title":"Evolution","DOI":"10.1111/j.0014-3820.2006.tb00517.x","ISSN":"1558-5646","issue":"8","language":"en","page":"1743-1746","source":"Wiley Online Library","title":"Confounding Asymmetries in Evolutionary Diversification and Character Change","volume":"60","author":[{"family":"Maddison","given":"Wayne P."}],"issued":{"date-parts":[["2006",8,1]]}}}],"schema":"https://github.com/citation-style-language/schema/raw/master/csl-citation.json"} </w:instrText>
      </w:r>
      <w:r w:rsidR="001916B9" w:rsidRPr="001916B9">
        <w:rPr>
          <w:rFonts w:eastAsiaTheme="minorEastAsia"/>
        </w:rPr>
        <w:fldChar w:fldCharType="separate"/>
      </w:r>
      <w:r w:rsidR="00A259AC" w:rsidRPr="00A259AC">
        <w:rPr>
          <w:rFonts w:cs="Times New Roman"/>
        </w:rPr>
        <w:t>(Maddison 2006)</w:t>
      </w:r>
      <w:r w:rsidR="001916B9" w:rsidRPr="001916B9">
        <w:rPr>
          <w:rFonts w:eastAsiaTheme="minorEastAsia"/>
        </w:rPr>
        <w:fldChar w:fldCharType="end"/>
      </w:r>
      <w:r w:rsidR="001916B9">
        <w:rPr>
          <w:rFonts w:eastAsiaTheme="minorEastAsia"/>
        </w:rPr>
        <w:t xml:space="preserve"> and would therefore influence continuous characters if the two were linked</w:t>
      </w:r>
      <w:r w:rsidRPr="001916B9">
        <w:rPr>
          <w:rFonts w:eastAsiaTheme="minorEastAsia"/>
        </w:rPr>
        <w:t>.</w:t>
      </w:r>
      <w:r>
        <w:rPr>
          <w:rFonts w:eastAsiaTheme="minorEastAsia"/>
        </w:rPr>
        <w:t xml:space="preserve"> </w:t>
      </w:r>
      <w:r w:rsidR="00982877">
        <w:rPr>
          <w:rFonts w:eastAsiaTheme="minorEastAsia"/>
        </w:rPr>
        <w:t>However, t</w:t>
      </w:r>
      <w:r>
        <w:rPr>
          <w:rFonts w:eastAsiaTheme="minorEastAsia"/>
        </w:rPr>
        <w:t xml:space="preserve">his extension would require a different calculation of the underlying regime mapping probability. </w:t>
      </w:r>
      <w:r w:rsidR="00B44562">
        <w:rPr>
          <w:rFonts w:eastAsiaTheme="minorEastAsia"/>
        </w:rPr>
        <w:t xml:space="preserve">Approaches for stochastically mapping SSE models already exist </w:t>
      </w:r>
      <w:r w:rsidR="00B44562">
        <w:rPr>
          <w:rFonts w:eastAsiaTheme="minorEastAsia"/>
        </w:rPr>
        <w:fldChar w:fldCharType="begin"/>
      </w:r>
      <w:r w:rsidR="00B44562">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44562">
        <w:rPr>
          <w:rFonts w:eastAsiaTheme="minorEastAsia"/>
        </w:rPr>
        <w:fldChar w:fldCharType="separate"/>
      </w:r>
      <w:r w:rsidR="00B44562" w:rsidRPr="00756F69">
        <w:t>(</w:t>
      </w:r>
      <w:proofErr w:type="spellStart"/>
      <w:r w:rsidR="00B44562" w:rsidRPr="00756F69">
        <w:t>Freyman</w:t>
      </w:r>
      <w:proofErr w:type="spellEnd"/>
      <w:r w:rsidR="00B44562" w:rsidRPr="00756F69">
        <w:t xml:space="preserve"> and </w:t>
      </w:r>
      <w:proofErr w:type="spellStart"/>
      <w:r w:rsidR="00B44562" w:rsidRPr="00756F69">
        <w:t>Höhna</w:t>
      </w:r>
      <w:proofErr w:type="spellEnd"/>
      <w:r w:rsidR="00B44562" w:rsidRPr="00756F69">
        <w:t xml:space="preserve"> 2019)</w:t>
      </w:r>
      <w:r w:rsidR="00B44562">
        <w:rPr>
          <w:rFonts w:eastAsiaTheme="minorEastAsia"/>
        </w:rPr>
        <w:fldChar w:fldCharType="end"/>
      </w:r>
      <w:r w:rsidR="00B44562">
        <w:rPr>
          <w:rFonts w:eastAsiaTheme="minorEastAsia"/>
        </w:rPr>
        <w:t xml:space="preserve">, so the largest remaining challenge </w:t>
      </w:r>
      <w:r>
        <w:rPr>
          <w:rFonts w:eastAsiaTheme="minorEastAsia"/>
        </w:rPr>
        <w:t>of this extension would be generating high joint probability mappings</w:t>
      </w:r>
      <w:r w:rsidR="00F4687B">
        <w:rPr>
          <w:rFonts w:eastAsiaTheme="minorEastAsia"/>
        </w:rPr>
        <w:t>.</w:t>
      </w:r>
    </w:p>
    <w:p w14:paraId="7771B355" w14:textId="77777777" w:rsidR="00D1141F" w:rsidRDefault="00D1141F" w:rsidP="00464B0A">
      <w:pPr>
        <w:pStyle w:val="JamesManuscriptBody"/>
        <w:jc w:val="center"/>
        <w:rPr>
          <w:rFonts w:eastAsiaTheme="minorEastAsia"/>
          <w:i/>
          <w:iCs/>
        </w:rPr>
      </w:pPr>
    </w:p>
    <w:p w14:paraId="7EB89C7F" w14:textId="77777777" w:rsidR="00D1141F" w:rsidRDefault="00D1141F" w:rsidP="00464B0A">
      <w:pPr>
        <w:pStyle w:val="JamesManuscriptBody"/>
        <w:jc w:val="center"/>
        <w:rPr>
          <w:rFonts w:eastAsiaTheme="minorEastAsia"/>
          <w:i/>
          <w:iCs/>
        </w:rPr>
      </w:pPr>
    </w:p>
    <w:p w14:paraId="4061C6E5" w14:textId="4FD1028D" w:rsidR="00FC64D5" w:rsidRPr="00624061" w:rsidRDefault="002755E1" w:rsidP="00464B0A">
      <w:pPr>
        <w:pStyle w:val="JamesManuscriptBody"/>
        <w:jc w:val="center"/>
        <w:rPr>
          <w:rFonts w:eastAsiaTheme="minorEastAsia"/>
          <w:i/>
          <w:iCs/>
        </w:rPr>
      </w:pPr>
      <w:r>
        <w:rPr>
          <w:rFonts w:eastAsiaTheme="minorEastAsia"/>
          <w:i/>
          <w:iCs/>
        </w:rPr>
        <w:t xml:space="preserve">Concluding </w:t>
      </w:r>
      <w:r w:rsidR="00BD595F">
        <w:rPr>
          <w:rFonts w:eastAsiaTheme="minorEastAsia"/>
          <w:i/>
          <w:iCs/>
        </w:rPr>
        <w:t>remarks</w:t>
      </w:r>
    </w:p>
    <w:p w14:paraId="6A8D771D" w14:textId="382A3633" w:rsidR="00624061" w:rsidRDefault="00355ECB" w:rsidP="00624061">
      <w:pPr>
        <w:pStyle w:val="JamesManuscriptBody"/>
        <w:ind w:firstLine="720"/>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proofErr w:type="spellStart"/>
      <w:r w:rsidR="00F45F68" w:rsidRPr="006E737B">
        <w:rPr>
          <w:rFonts w:eastAsiaTheme="minorEastAsia"/>
          <w:i/>
          <w:iCs/>
        </w:rPr>
        <w:t>hOUwie</w:t>
      </w:r>
      <w:r w:rsidR="00F45F68">
        <w:rPr>
          <w:rFonts w:eastAsiaTheme="minorEastAsia"/>
        </w:rPr>
        <w:t>’s</w:t>
      </w:r>
      <w:proofErr w:type="spellEnd"/>
      <w:r w:rsidR="00F45F68">
        <w:rPr>
          <w:rFonts w:eastAsiaTheme="minorEastAsia"/>
        </w:rPr>
        <w:t xml:space="preserve"> methodology integrates over </w:t>
      </w:r>
      <w:r w:rsidR="00F45F68">
        <w:rPr>
          <w:rFonts w:eastAsiaTheme="minorEastAsia"/>
        </w:rPr>
        <w:lastRenderedPageBreak/>
        <w:t xml:space="preserve">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C760D9">
        <w:rPr>
          <w:rFonts w:eastAsiaTheme="minorEastAsia"/>
        </w:rPr>
        <w:t>R</w:t>
      </w:r>
      <w:r w:rsidR="00A77DD7">
        <w:rPr>
          <w:rFonts w:eastAsiaTheme="minorEastAsia"/>
        </w:rPr>
        <w:t xml:space="preserve">ather than assuming an </w:t>
      </w:r>
      <w:r w:rsidR="00A77DD7" w:rsidRPr="006E737B">
        <w:rPr>
          <w:rFonts w:eastAsiaTheme="minorEastAsia"/>
          <w:i/>
          <w:iCs/>
        </w:rPr>
        <w:t>a</w:t>
      </w:r>
      <w:r w:rsidR="00BD595F" w:rsidRPr="006E737B">
        <w:rPr>
          <w:rFonts w:eastAsiaTheme="minorEastAsia"/>
          <w:i/>
          <w:iCs/>
        </w:rPr>
        <w:t xml:space="preserve"> </w:t>
      </w:r>
      <w:r w:rsidR="00A77DD7" w:rsidRPr="006E737B">
        <w:rPr>
          <w:rFonts w:eastAsiaTheme="minorEastAsia"/>
          <w:i/>
          <w:iCs/>
        </w:rPr>
        <w:t>priori</w:t>
      </w:r>
      <w:r w:rsidR="00A77DD7">
        <w:rPr>
          <w:rFonts w:eastAsiaTheme="minorEastAsia"/>
        </w:rPr>
        <w:t xml:space="preserve"> mapping</w:t>
      </w:r>
      <w:r w:rsidR="00C760D9">
        <w:rPr>
          <w:rFonts w:eastAsiaTheme="minorEastAsia"/>
        </w:rPr>
        <w:t xml:space="preserve">, </w:t>
      </w:r>
      <w:proofErr w:type="spellStart"/>
      <w:r w:rsidR="00C760D9" w:rsidRPr="006E737B">
        <w:rPr>
          <w:rFonts w:eastAsiaTheme="minorEastAsia"/>
          <w:i/>
          <w:iCs/>
        </w:rPr>
        <w:t>hOUwie</w:t>
      </w:r>
      <w:proofErr w:type="spellEnd"/>
      <w:r w:rsidR="00C760D9">
        <w:rPr>
          <w:rFonts w:eastAsiaTheme="minorEastAsia"/>
        </w:rPr>
        <w:t xml:space="preserve"> </w:t>
      </w:r>
      <w:r w:rsidR="00BF12A3">
        <w:rPr>
          <w:rFonts w:eastAsiaTheme="minorEastAsia"/>
        </w:rPr>
        <w:t>can</w:t>
      </w:r>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3053FA67" w:rsidR="00C32621" w:rsidRDefault="00C32621" w:rsidP="00C32621">
      <w:pPr>
        <w:pStyle w:val="JamesManuscriptBody"/>
        <w:jc w:val="center"/>
        <w:rPr>
          <w:rFonts w:eastAsiaTheme="minorEastAsia"/>
          <w:b/>
          <w:bCs/>
        </w:rPr>
      </w:pPr>
      <w:r w:rsidRPr="00C32621">
        <w:rPr>
          <w:rFonts w:eastAsiaTheme="minorEastAsia"/>
          <w:b/>
          <w:bCs/>
        </w:rPr>
        <w:lastRenderedPageBreak/>
        <w:t>Tables</w:t>
      </w:r>
    </w:p>
    <w:p w14:paraId="3CA7B958" w14:textId="3ACE18F6" w:rsidR="00BD595F" w:rsidRPr="00C62CBD" w:rsidRDefault="00BD595F" w:rsidP="00BD595F">
      <w:pPr>
        <w:pStyle w:val="JamesManuscriptBody"/>
        <w:spacing w:line="240" w:lineRule="auto"/>
        <w:rPr>
          <w:rFonts w:eastAsiaTheme="minorEastAsia"/>
        </w:rPr>
      </w:pPr>
      <w:r>
        <w:rPr>
          <w:rFonts w:eastAsiaTheme="minorEastAsia"/>
          <w:b/>
          <w:bCs/>
        </w:rPr>
        <w:t xml:space="preserve"> Table 1: </w:t>
      </w:r>
      <w:r>
        <w:rPr>
          <w:rFonts w:eastAsiaTheme="minorEastAsia"/>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w:t>
      </w:r>
      <w:del w:id="135" w:author="O'Meara, Brian C" w:date="2022-07-06T11:26:00Z">
        <w:r w:rsidDel="00027969">
          <w:rPr>
            <w:rFonts w:eastAsiaTheme="minorEastAsia"/>
          </w:rPr>
          <w:delText xml:space="preserve">stochastic </w:delText>
        </w:r>
      </w:del>
      <w:ins w:id="136" w:author="O'Meara, Brian C" w:date="2022-07-06T11:26:00Z">
        <w:r w:rsidR="00027969">
          <w:rPr>
            <w:rFonts w:eastAsiaTheme="minorEastAsia"/>
          </w:rPr>
          <w:t>regime</w:t>
        </w:r>
        <w:r w:rsidR="00027969">
          <w:rPr>
            <w:rFonts w:eastAsiaTheme="minorEastAsia"/>
          </w:rPr>
          <w:t xml:space="preserve"> </w:t>
        </w:r>
      </w:ins>
      <w:r>
        <w:rPr>
          <w:rFonts w:eastAsiaTheme="minorEastAsia"/>
        </w:rPr>
        <w:t xml:space="preserve">mappings are used to calculate the likelihood of the parameters. </w:t>
      </w:r>
      <w:ins w:id="137" w:author="O'Meara, Brian C" w:date="2022-07-06T11:28:00Z">
        <w:r w:rsidR="00027969">
          <w:rPr>
            <w:rFonts w:eastAsiaTheme="minorEastAsia"/>
          </w:rPr>
          <w:t xml:space="preserve">A higher </w:t>
        </w:r>
        <w:r w:rsidR="00027969" w:rsidRPr="00027969">
          <w:rPr>
            <w:rFonts w:eastAsiaTheme="minorEastAsia"/>
            <w:i/>
            <w:iCs/>
            <w:rPrChange w:id="138" w:author="O'Meara, Brian C" w:date="2022-07-06T11:29:00Z">
              <w:rPr>
                <w:rFonts w:eastAsiaTheme="minorEastAsia"/>
              </w:rPr>
            </w:rPrChange>
          </w:rPr>
          <w:t>log</w:t>
        </w:r>
        <w:r w:rsidR="00027969" w:rsidRPr="00027969">
          <w:rPr>
            <w:rFonts w:eastAsiaTheme="minorEastAsia"/>
            <w:i/>
            <w:iCs/>
            <w:vertAlign w:val="subscript"/>
            <w:rPrChange w:id="139" w:author="O'Meara, Brian C" w:date="2022-07-06T11:29:00Z">
              <w:rPr>
                <w:rFonts w:eastAsiaTheme="minorEastAsia"/>
              </w:rPr>
            </w:rPrChange>
          </w:rPr>
          <w:t>e</w:t>
        </w:r>
        <w:r w:rsidR="00027969">
          <w:rPr>
            <w:rFonts w:eastAsiaTheme="minorEastAsia"/>
          </w:rPr>
          <w:t xml:space="preserve"> likelihood is better (that is, -16.43 is better than -16.48; </w:t>
        </w:r>
      </w:ins>
      <w:ins w:id="140" w:author="O'Meara, Brian C" w:date="2022-07-06T11:29:00Z">
        <w:r w:rsidR="00027969">
          <w:rPr>
            <w:rFonts w:eastAsiaTheme="minorEastAsia"/>
          </w:rPr>
          <w:t>10.54</w:t>
        </w:r>
      </w:ins>
      <w:ins w:id="141" w:author="O'Meara, Brian C" w:date="2022-07-06T11:28:00Z">
        <w:r w:rsidR="00027969">
          <w:rPr>
            <w:rFonts w:eastAsiaTheme="minorEastAsia"/>
          </w:rPr>
          <w:t xml:space="preserve"> is better than </w:t>
        </w:r>
      </w:ins>
      <w:ins w:id="142" w:author="O'Meara, Brian C" w:date="2022-07-06T11:29:00Z">
        <w:r w:rsidR="00027969">
          <w:rPr>
            <w:rFonts w:eastAsiaTheme="minorEastAsia"/>
          </w:rPr>
          <w:t>9.19</w:t>
        </w:r>
      </w:ins>
      <w:ins w:id="143" w:author="O'Meara, Brian C" w:date="2022-07-06T11:28:00Z">
        <w:r w:rsidR="00027969">
          <w:rPr>
            <w:rFonts w:eastAsiaTheme="minorEastAsia"/>
          </w:rPr>
          <w:t>)</w:t>
        </w:r>
      </w:ins>
      <w:r>
        <w:rPr>
          <w:rFonts w:eastAsiaTheme="minorEastAsia"/>
        </w:rPr>
        <w:t xml:space="preserve">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The generating parameters are used to evaluate probability of each da</w:t>
      </w:r>
      <w:proofErr w:type="spellStart"/>
      <w:r>
        <w:rPr>
          <w:rFonts w:eastAsiaTheme="minorEastAsia"/>
        </w:rPr>
        <w:t>taset</w:t>
      </w:r>
      <w:proofErr w:type="spellEnd"/>
      <w:r>
        <w:rPr>
          <w:rFonts w:eastAsiaTheme="minorEastAsia"/>
        </w:rPr>
        <w:t xml:space="preserve"> and thus the probabilities </w:t>
      </w:r>
      <w:r w:rsidR="009E4C3F">
        <w:rPr>
          <w:rFonts w:eastAsiaTheme="minorEastAsia"/>
        </w:rPr>
        <w:t>represented here</w:t>
      </w:r>
      <w:r>
        <w:rPr>
          <w:rFonts w:eastAsiaTheme="minorEastAsia"/>
        </w:rPr>
        <w:t xml:space="preserv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Pr>
          <w:rFonts w:eastAsiaTheme="minorEastAsia"/>
        </w:rPr>
        <w:t xml:space="preserve"> models. As expected, discrete only sampling produces regime paintings which better reflect the discrete character than adaptive sampling, but the difference is minor.</w:t>
      </w:r>
    </w:p>
    <w:p w14:paraId="5B1B0275" w14:textId="77777777" w:rsidR="00BD595F" w:rsidRDefault="00BD595F" w:rsidP="006E737B">
      <w:pPr>
        <w:pStyle w:val="JamesManuscriptBody"/>
        <w:rPr>
          <w:rFonts w:eastAsiaTheme="minorEastAsia"/>
          <w:b/>
          <w:bCs/>
        </w:rPr>
      </w:pP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A70C1B" w:rsidRPr="00FE1EC2" w14:paraId="6DC431FE" w14:textId="77777777" w:rsidTr="005C52B8">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033606DA" w14:textId="5F21E005" w:rsidR="00FE1EC2" w:rsidRPr="00FE1EC2" w:rsidRDefault="00FE1EC2" w:rsidP="00FE1EC2">
            <w:pPr>
              <w:rPr>
                <w:color w:val="000000"/>
                <w:sz w:val="22"/>
                <w:szCs w:val="22"/>
              </w:rPr>
            </w:pPr>
            <w:r w:rsidRPr="00FE1EC2">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4AB17DE9" w14:textId="77777777" w:rsidR="00FE1EC2" w:rsidRPr="00FE1EC2" w:rsidRDefault="00FE1EC2" w:rsidP="00FE1EC2">
            <w:pPr>
              <w:rPr>
                <w:color w:val="000000"/>
                <w:sz w:val="22"/>
                <w:szCs w:val="22"/>
              </w:rPr>
            </w:pPr>
            <w:r w:rsidRPr="00FE1EC2">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6382DA3" w14:textId="77777777" w:rsidR="00FE1EC2" w:rsidRPr="00FE1EC2" w:rsidRDefault="00FE1EC2" w:rsidP="00FE1EC2">
            <w:pPr>
              <w:rPr>
                <w:color w:val="000000"/>
                <w:sz w:val="22"/>
                <w:szCs w:val="22"/>
              </w:rPr>
            </w:pPr>
            <w:r w:rsidRPr="00FE1EC2">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043B9678" w14:textId="428B0B9A" w:rsidR="00FE1EC2" w:rsidRPr="00FE1EC2" w:rsidRDefault="00FE1EC2" w:rsidP="00FE1EC2">
            <w:pPr>
              <w:rPr>
                <w:color w:val="000000"/>
                <w:sz w:val="22"/>
                <w:szCs w:val="22"/>
              </w:rPr>
            </w:pPr>
            <w:r w:rsidRPr="00FE1EC2">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00F23FBD">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D081B4F" w14:textId="0B876788" w:rsidR="00FE1EC2" w:rsidRPr="00FE1EC2" w:rsidRDefault="00FE1EC2" w:rsidP="00FE1EC2">
            <w:pPr>
              <w:rPr>
                <w:color w:val="000000"/>
                <w:sz w:val="22"/>
                <w:szCs w:val="22"/>
              </w:rPr>
            </w:pPr>
            <w:r w:rsidRPr="00FE1EC2">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00F23FBD">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3B0C9BDD" w14:textId="0544DA8A" w:rsidR="00FE1EC2" w:rsidRPr="00FE1EC2" w:rsidRDefault="00FE1EC2" w:rsidP="00FE1EC2">
            <w:pPr>
              <w:rPr>
                <w:color w:val="000000"/>
                <w:sz w:val="22"/>
                <w:szCs w:val="22"/>
              </w:rPr>
            </w:pPr>
            <w:r w:rsidRPr="00FE1EC2">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00B537B2" w:rsidRPr="00E1232F">
              <w:rPr>
                <w:color w:val="000000"/>
                <w:sz w:val="20"/>
                <w:szCs w:val="20"/>
              </w:rPr>
              <w:t xml:space="preserve"> </w:t>
            </w:r>
            <w:r w:rsidR="00F23FBD">
              <w:rPr>
                <w:color w:val="000000"/>
                <w:sz w:val="22"/>
                <w:szCs w:val="22"/>
              </w:rPr>
              <w:t>likelihood</w:t>
            </w:r>
          </w:p>
        </w:tc>
      </w:tr>
      <w:tr w:rsidR="00043950" w:rsidRPr="00FE1EC2" w14:paraId="6DB866B7" w14:textId="77777777" w:rsidTr="005C52B8">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7F2CEC4B" w14:textId="77777777" w:rsidR="00043950" w:rsidRPr="00043950" w:rsidRDefault="00043950" w:rsidP="005C52B8">
            <w:pPr>
              <w:ind w:right="113"/>
              <w:jc w:val="center"/>
              <w:rPr>
                <w:color w:val="000000"/>
              </w:rPr>
            </w:pPr>
            <w:r w:rsidRPr="00FE1EC2">
              <w:rPr>
                <w:color w:val="000000"/>
              </w:rPr>
              <w:t>CID+</w:t>
            </w:r>
          </w:p>
          <w:p w14:paraId="1ABECCC5" w14:textId="24EC37FB" w:rsidR="00043950" w:rsidRPr="00FE1EC2" w:rsidRDefault="00043950" w:rsidP="005C52B8">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7E0CE787" w14:textId="77777777" w:rsidR="00043950" w:rsidRPr="00FE1EC2" w:rsidRDefault="00043950" w:rsidP="00FE1EC2">
            <w:pPr>
              <w:rPr>
                <w:color w:val="000000"/>
                <w:sz w:val="22"/>
                <w:szCs w:val="22"/>
              </w:rPr>
            </w:pPr>
            <w:r w:rsidRPr="00FE1EC2">
              <w:rPr>
                <w:color w:val="000000"/>
                <w:sz w:val="22"/>
                <w:szCs w:val="22"/>
              </w:rPr>
              <w:t>BMV</w:t>
            </w:r>
          </w:p>
          <w:p w14:paraId="24C25FD5" w14:textId="27FC359E" w:rsidR="00043950" w:rsidRPr="00FE1EC2" w:rsidRDefault="00043950" w:rsidP="00FE1EC2">
            <w:pPr>
              <w:rPr>
                <w:color w:val="000000"/>
                <w:sz w:val="22"/>
                <w:szCs w:val="22"/>
              </w:rPr>
            </w:pPr>
          </w:p>
        </w:tc>
        <w:tc>
          <w:tcPr>
            <w:tcW w:w="1984" w:type="dxa"/>
            <w:tcBorders>
              <w:top w:val="single" w:sz="4" w:space="0" w:color="auto"/>
            </w:tcBorders>
            <w:noWrap/>
            <w:hideMark/>
          </w:tcPr>
          <w:p w14:paraId="4FE3460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single" w:sz="4" w:space="0" w:color="auto"/>
            </w:tcBorders>
            <w:noWrap/>
            <w:hideMark/>
          </w:tcPr>
          <w:p w14:paraId="5D0301C4" w14:textId="77777777" w:rsidR="00043950" w:rsidRPr="00FE1EC2" w:rsidRDefault="00043950" w:rsidP="00004DED">
            <w:pPr>
              <w:jc w:val="center"/>
              <w:rPr>
                <w:color w:val="000000"/>
                <w:sz w:val="22"/>
                <w:szCs w:val="22"/>
              </w:rPr>
            </w:pPr>
            <w:r w:rsidRPr="00FE1EC2">
              <w:rPr>
                <w:color w:val="000000"/>
                <w:sz w:val="22"/>
                <w:szCs w:val="22"/>
              </w:rPr>
              <w:t>-16.48</w:t>
            </w:r>
          </w:p>
        </w:tc>
        <w:tc>
          <w:tcPr>
            <w:tcW w:w="2100" w:type="dxa"/>
            <w:tcBorders>
              <w:top w:val="single" w:sz="4" w:space="0" w:color="auto"/>
            </w:tcBorders>
            <w:noWrap/>
            <w:hideMark/>
          </w:tcPr>
          <w:p w14:paraId="57679A03" w14:textId="77777777" w:rsidR="00043950" w:rsidRPr="00FE1EC2" w:rsidRDefault="00043950" w:rsidP="00004DED">
            <w:pPr>
              <w:jc w:val="center"/>
              <w:rPr>
                <w:color w:val="000000"/>
                <w:sz w:val="22"/>
                <w:szCs w:val="22"/>
              </w:rPr>
            </w:pPr>
            <w:r w:rsidRPr="00FE1EC2">
              <w:rPr>
                <w:color w:val="000000"/>
                <w:sz w:val="22"/>
                <w:szCs w:val="22"/>
              </w:rPr>
              <w:t>10.54</w:t>
            </w:r>
          </w:p>
        </w:tc>
        <w:tc>
          <w:tcPr>
            <w:tcW w:w="1301" w:type="dxa"/>
            <w:tcBorders>
              <w:top w:val="single" w:sz="4" w:space="0" w:color="auto"/>
              <w:right w:val="single" w:sz="4" w:space="0" w:color="auto"/>
            </w:tcBorders>
            <w:noWrap/>
            <w:hideMark/>
          </w:tcPr>
          <w:p w14:paraId="3C8C4ED0" w14:textId="77777777" w:rsidR="00043950" w:rsidRPr="00FE1EC2" w:rsidRDefault="00043950" w:rsidP="00004DED">
            <w:pPr>
              <w:jc w:val="center"/>
              <w:rPr>
                <w:b/>
                <w:bCs/>
                <w:color w:val="000000"/>
                <w:sz w:val="22"/>
                <w:szCs w:val="22"/>
              </w:rPr>
            </w:pPr>
            <w:r w:rsidRPr="00FE1EC2">
              <w:rPr>
                <w:b/>
                <w:bCs/>
                <w:color w:val="000000"/>
                <w:sz w:val="22"/>
                <w:szCs w:val="22"/>
              </w:rPr>
              <w:t>-10.59</w:t>
            </w:r>
          </w:p>
        </w:tc>
      </w:tr>
      <w:tr w:rsidR="00043950" w:rsidRPr="00FE1EC2" w14:paraId="7F69C688" w14:textId="77777777" w:rsidTr="005C52B8">
        <w:trPr>
          <w:cantSplit/>
          <w:trHeight w:val="283"/>
        </w:trPr>
        <w:tc>
          <w:tcPr>
            <w:tcW w:w="846" w:type="dxa"/>
            <w:vMerge/>
            <w:tcBorders>
              <w:left w:val="single" w:sz="4" w:space="0" w:color="auto"/>
              <w:right w:val="single" w:sz="4" w:space="0" w:color="auto"/>
            </w:tcBorders>
            <w:noWrap/>
            <w:hideMark/>
          </w:tcPr>
          <w:p w14:paraId="56495C90" w14:textId="7A75403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5770D14F" w14:textId="4B9714FC"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E1AAB1A"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022D167" w14:textId="77777777" w:rsidR="00043950" w:rsidRPr="00FE1EC2" w:rsidRDefault="00043950" w:rsidP="00004DED">
            <w:pPr>
              <w:jc w:val="center"/>
              <w:rPr>
                <w:color w:val="000000"/>
                <w:sz w:val="22"/>
                <w:szCs w:val="22"/>
              </w:rPr>
            </w:pPr>
            <w:r w:rsidRPr="00FE1EC2">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52C7FE6F" w14:textId="77777777" w:rsidR="00043950" w:rsidRPr="00FE1EC2" w:rsidRDefault="00043950" w:rsidP="00004DED">
            <w:pPr>
              <w:jc w:val="center"/>
              <w:rPr>
                <w:color w:val="000000"/>
                <w:sz w:val="22"/>
                <w:szCs w:val="22"/>
              </w:rPr>
            </w:pPr>
            <w:r w:rsidRPr="00FE1EC2">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5D78D3FF" w14:textId="77777777" w:rsidR="00043950" w:rsidRPr="00FE1EC2" w:rsidRDefault="00043950" w:rsidP="00004DED">
            <w:pPr>
              <w:jc w:val="center"/>
              <w:rPr>
                <w:color w:val="000000"/>
                <w:sz w:val="22"/>
                <w:szCs w:val="22"/>
              </w:rPr>
            </w:pPr>
            <w:r w:rsidRPr="00FE1EC2">
              <w:rPr>
                <w:color w:val="000000"/>
                <w:sz w:val="22"/>
                <w:szCs w:val="22"/>
              </w:rPr>
              <w:t>-10.59</w:t>
            </w:r>
          </w:p>
        </w:tc>
      </w:tr>
      <w:tr w:rsidR="00043950" w:rsidRPr="00FE1EC2" w14:paraId="5A3932B3" w14:textId="77777777" w:rsidTr="005C52B8">
        <w:trPr>
          <w:cantSplit/>
          <w:trHeight w:val="283"/>
        </w:trPr>
        <w:tc>
          <w:tcPr>
            <w:tcW w:w="846" w:type="dxa"/>
            <w:vMerge/>
            <w:tcBorders>
              <w:left w:val="single" w:sz="4" w:space="0" w:color="auto"/>
              <w:right w:val="single" w:sz="4" w:space="0" w:color="auto"/>
            </w:tcBorders>
            <w:noWrap/>
            <w:hideMark/>
          </w:tcPr>
          <w:p w14:paraId="17F25B00" w14:textId="11B1AA58"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0D8A7B2F" w14:textId="77777777" w:rsidR="00043950" w:rsidRPr="00FE1EC2" w:rsidRDefault="00043950" w:rsidP="00FE1EC2">
            <w:pPr>
              <w:rPr>
                <w:color w:val="000000"/>
                <w:sz w:val="22"/>
                <w:szCs w:val="22"/>
              </w:rPr>
            </w:pPr>
            <w:r w:rsidRPr="00FE1EC2">
              <w:rPr>
                <w:color w:val="000000"/>
                <w:sz w:val="22"/>
                <w:szCs w:val="22"/>
              </w:rPr>
              <w:t>OUA</w:t>
            </w:r>
          </w:p>
          <w:p w14:paraId="4799D1C3" w14:textId="2C2856FC" w:rsidR="00043950" w:rsidRPr="00FE1EC2" w:rsidRDefault="00043950" w:rsidP="00FE1EC2">
            <w:pPr>
              <w:rPr>
                <w:color w:val="000000"/>
                <w:sz w:val="22"/>
                <w:szCs w:val="22"/>
              </w:rPr>
            </w:pPr>
          </w:p>
        </w:tc>
        <w:tc>
          <w:tcPr>
            <w:tcW w:w="1984" w:type="dxa"/>
            <w:tcBorders>
              <w:top w:val="double" w:sz="4" w:space="0" w:color="auto"/>
            </w:tcBorders>
            <w:noWrap/>
            <w:hideMark/>
          </w:tcPr>
          <w:p w14:paraId="7310F99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D44B25B" w14:textId="77777777" w:rsidR="00043950" w:rsidRPr="00FE1EC2" w:rsidRDefault="00043950" w:rsidP="00004DED">
            <w:pPr>
              <w:jc w:val="center"/>
              <w:rPr>
                <w:color w:val="000000"/>
                <w:sz w:val="22"/>
                <w:szCs w:val="22"/>
              </w:rPr>
            </w:pPr>
            <w:r w:rsidRPr="00FE1EC2">
              <w:rPr>
                <w:color w:val="000000"/>
                <w:sz w:val="22"/>
                <w:szCs w:val="22"/>
              </w:rPr>
              <w:t>-15.46</w:t>
            </w:r>
          </w:p>
        </w:tc>
        <w:tc>
          <w:tcPr>
            <w:tcW w:w="2100" w:type="dxa"/>
            <w:tcBorders>
              <w:top w:val="double" w:sz="4" w:space="0" w:color="auto"/>
            </w:tcBorders>
            <w:noWrap/>
            <w:hideMark/>
          </w:tcPr>
          <w:p w14:paraId="7F7B416B" w14:textId="77777777" w:rsidR="00043950" w:rsidRPr="00FE1EC2" w:rsidRDefault="00043950" w:rsidP="00004DED">
            <w:pPr>
              <w:jc w:val="center"/>
              <w:rPr>
                <w:color w:val="000000"/>
                <w:sz w:val="22"/>
                <w:szCs w:val="22"/>
              </w:rPr>
            </w:pPr>
            <w:r w:rsidRPr="00FE1EC2">
              <w:rPr>
                <w:color w:val="000000"/>
                <w:sz w:val="22"/>
                <w:szCs w:val="22"/>
              </w:rPr>
              <w:t>44.34</w:t>
            </w:r>
          </w:p>
        </w:tc>
        <w:tc>
          <w:tcPr>
            <w:tcW w:w="1301" w:type="dxa"/>
            <w:tcBorders>
              <w:top w:val="double" w:sz="4" w:space="0" w:color="auto"/>
              <w:right w:val="single" w:sz="4" w:space="0" w:color="auto"/>
            </w:tcBorders>
            <w:noWrap/>
            <w:hideMark/>
          </w:tcPr>
          <w:p w14:paraId="3689A985" w14:textId="77777777" w:rsidR="00043950" w:rsidRPr="00FE1EC2" w:rsidRDefault="00043950" w:rsidP="00004DED">
            <w:pPr>
              <w:jc w:val="center"/>
              <w:rPr>
                <w:b/>
                <w:bCs/>
                <w:color w:val="000000"/>
                <w:sz w:val="22"/>
                <w:szCs w:val="22"/>
              </w:rPr>
            </w:pPr>
            <w:r w:rsidRPr="00FE1EC2">
              <w:rPr>
                <w:b/>
                <w:bCs/>
                <w:color w:val="000000"/>
                <w:sz w:val="22"/>
                <w:szCs w:val="22"/>
              </w:rPr>
              <w:t>25.14</w:t>
            </w:r>
          </w:p>
        </w:tc>
      </w:tr>
      <w:tr w:rsidR="00043950" w:rsidRPr="00FE1EC2" w14:paraId="14183600" w14:textId="77777777" w:rsidTr="005C52B8">
        <w:trPr>
          <w:cantSplit/>
          <w:trHeight w:val="283"/>
        </w:trPr>
        <w:tc>
          <w:tcPr>
            <w:tcW w:w="846" w:type="dxa"/>
            <w:vMerge/>
            <w:tcBorders>
              <w:left w:val="single" w:sz="4" w:space="0" w:color="auto"/>
              <w:right w:val="single" w:sz="4" w:space="0" w:color="auto"/>
            </w:tcBorders>
            <w:noWrap/>
            <w:hideMark/>
          </w:tcPr>
          <w:p w14:paraId="5F5ADFA2" w14:textId="706F41C4"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C422531" w14:textId="110525DE"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998C6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DAB85A9" w14:textId="77777777" w:rsidR="00043950" w:rsidRPr="00FE1EC2" w:rsidRDefault="00043950" w:rsidP="00004DED">
            <w:pPr>
              <w:jc w:val="center"/>
              <w:rPr>
                <w:color w:val="000000"/>
                <w:sz w:val="22"/>
                <w:szCs w:val="22"/>
              </w:rPr>
            </w:pPr>
            <w:r w:rsidRPr="00FE1EC2">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28337A1D" w14:textId="77777777" w:rsidR="00043950" w:rsidRPr="00FE1EC2" w:rsidRDefault="00043950" w:rsidP="00004DED">
            <w:pPr>
              <w:jc w:val="center"/>
              <w:rPr>
                <w:color w:val="000000"/>
                <w:sz w:val="22"/>
                <w:szCs w:val="22"/>
              </w:rPr>
            </w:pPr>
            <w:r w:rsidRPr="00FE1EC2">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59E07C95" w14:textId="77777777" w:rsidR="00043950" w:rsidRPr="00FE1EC2" w:rsidRDefault="00043950" w:rsidP="00004DED">
            <w:pPr>
              <w:jc w:val="center"/>
              <w:rPr>
                <w:color w:val="000000"/>
                <w:sz w:val="22"/>
                <w:szCs w:val="22"/>
              </w:rPr>
            </w:pPr>
            <w:r w:rsidRPr="00FE1EC2">
              <w:rPr>
                <w:color w:val="000000"/>
                <w:sz w:val="22"/>
                <w:szCs w:val="22"/>
              </w:rPr>
              <w:t>24.96</w:t>
            </w:r>
          </w:p>
        </w:tc>
      </w:tr>
      <w:tr w:rsidR="00043950" w:rsidRPr="00FE1EC2" w14:paraId="2391A9D4" w14:textId="77777777" w:rsidTr="005C52B8">
        <w:trPr>
          <w:cantSplit/>
          <w:trHeight w:val="283"/>
        </w:trPr>
        <w:tc>
          <w:tcPr>
            <w:tcW w:w="846" w:type="dxa"/>
            <w:vMerge/>
            <w:tcBorders>
              <w:left w:val="single" w:sz="4" w:space="0" w:color="auto"/>
              <w:right w:val="single" w:sz="4" w:space="0" w:color="auto"/>
            </w:tcBorders>
            <w:noWrap/>
            <w:hideMark/>
          </w:tcPr>
          <w:p w14:paraId="7FDC579E" w14:textId="57965373"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31A3C63" w14:textId="63ECC535" w:rsidR="00043950" w:rsidRPr="00FE1EC2" w:rsidRDefault="00043950" w:rsidP="00FE1EC2">
            <w:pPr>
              <w:rPr>
                <w:color w:val="000000"/>
                <w:sz w:val="22"/>
                <w:szCs w:val="22"/>
              </w:rPr>
            </w:pPr>
            <w:r w:rsidRPr="00FE1EC2">
              <w:rPr>
                <w:color w:val="000000"/>
                <w:sz w:val="22"/>
                <w:szCs w:val="22"/>
              </w:rPr>
              <w:t>OUV</w:t>
            </w:r>
          </w:p>
        </w:tc>
        <w:tc>
          <w:tcPr>
            <w:tcW w:w="1984" w:type="dxa"/>
            <w:tcBorders>
              <w:top w:val="double" w:sz="4" w:space="0" w:color="auto"/>
            </w:tcBorders>
            <w:noWrap/>
            <w:hideMark/>
          </w:tcPr>
          <w:p w14:paraId="608B82B2"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321D39C" w14:textId="77777777" w:rsidR="00043950" w:rsidRPr="00FE1EC2" w:rsidRDefault="00043950" w:rsidP="00004DED">
            <w:pPr>
              <w:jc w:val="center"/>
              <w:rPr>
                <w:color w:val="000000"/>
                <w:sz w:val="22"/>
                <w:szCs w:val="22"/>
              </w:rPr>
            </w:pPr>
            <w:r w:rsidRPr="00FE1EC2">
              <w:rPr>
                <w:color w:val="000000"/>
                <w:sz w:val="22"/>
                <w:szCs w:val="22"/>
              </w:rPr>
              <w:t>-30.89</w:t>
            </w:r>
          </w:p>
        </w:tc>
        <w:tc>
          <w:tcPr>
            <w:tcW w:w="2100" w:type="dxa"/>
            <w:tcBorders>
              <w:top w:val="double" w:sz="4" w:space="0" w:color="auto"/>
            </w:tcBorders>
            <w:noWrap/>
            <w:hideMark/>
          </w:tcPr>
          <w:p w14:paraId="23BFE58F" w14:textId="77777777" w:rsidR="00043950" w:rsidRPr="00FE1EC2" w:rsidRDefault="00043950" w:rsidP="00004DED">
            <w:pPr>
              <w:jc w:val="center"/>
              <w:rPr>
                <w:color w:val="000000"/>
                <w:sz w:val="22"/>
                <w:szCs w:val="22"/>
              </w:rPr>
            </w:pPr>
            <w:r w:rsidRPr="00FE1EC2">
              <w:rPr>
                <w:color w:val="000000"/>
                <w:sz w:val="22"/>
                <w:szCs w:val="22"/>
              </w:rPr>
              <w:t>47.86</w:t>
            </w:r>
          </w:p>
        </w:tc>
        <w:tc>
          <w:tcPr>
            <w:tcW w:w="1301" w:type="dxa"/>
            <w:tcBorders>
              <w:top w:val="double" w:sz="4" w:space="0" w:color="auto"/>
              <w:right w:val="single" w:sz="4" w:space="0" w:color="auto"/>
            </w:tcBorders>
            <w:noWrap/>
            <w:hideMark/>
          </w:tcPr>
          <w:p w14:paraId="13D66948" w14:textId="77777777" w:rsidR="00043950" w:rsidRPr="00FE1EC2" w:rsidRDefault="00043950" w:rsidP="00004DED">
            <w:pPr>
              <w:jc w:val="center"/>
              <w:rPr>
                <w:b/>
                <w:bCs/>
                <w:color w:val="000000"/>
                <w:sz w:val="22"/>
                <w:szCs w:val="22"/>
              </w:rPr>
            </w:pPr>
            <w:r w:rsidRPr="00FE1EC2">
              <w:rPr>
                <w:b/>
                <w:bCs/>
                <w:color w:val="000000"/>
                <w:sz w:val="22"/>
                <w:szCs w:val="22"/>
              </w:rPr>
              <w:t>12.17</w:t>
            </w:r>
          </w:p>
        </w:tc>
      </w:tr>
      <w:tr w:rsidR="00043950" w:rsidRPr="00FE1EC2" w14:paraId="1EF35B51" w14:textId="77777777" w:rsidTr="005C52B8">
        <w:trPr>
          <w:cantSplit/>
          <w:trHeight w:val="283"/>
        </w:trPr>
        <w:tc>
          <w:tcPr>
            <w:tcW w:w="846" w:type="dxa"/>
            <w:vMerge/>
            <w:tcBorders>
              <w:left w:val="single" w:sz="4" w:space="0" w:color="auto"/>
              <w:right w:val="single" w:sz="4" w:space="0" w:color="auto"/>
            </w:tcBorders>
            <w:noWrap/>
            <w:hideMark/>
          </w:tcPr>
          <w:p w14:paraId="262CE61C" w14:textId="03A8304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23848D93" w14:textId="6CCEFD54"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F380C3B"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43A0662" w14:textId="77777777" w:rsidR="00043950" w:rsidRPr="00FE1EC2" w:rsidRDefault="00043950" w:rsidP="00004DED">
            <w:pPr>
              <w:jc w:val="center"/>
              <w:rPr>
                <w:color w:val="000000"/>
                <w:sz w:val="22"/>
                <w:szCs w:val="22"/>
              </w:rPr>
            </w:pPr>
            <w:r w:rsidRPr="00FE1EC2">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11139401" w14:textId="5516B727" w:rsidR="00043950" w:rsidRPr="00FE1EC2" w:rsidRDefault="00043950" w:rsidP="00004DED">
            <w:pPr>
              <w:jc w:val="center"/>
              <w:rPr>
                <w:color w:val="000000"/>
                <w:sz w:val="22"/>
                <w:szCs w:val="22"/>
              </w:rPr>
            </w:pPr>
            <w:r w:rsidRPr="00FE1EC2">
              <w:rPr>
                <w:color w:val="000000"/>
                <w:sz w:val="22"/>
                <w:szCs w:val="22"/>
              </w:rPr>
              <w:t>46</w:t>
            </w:r>
            <w:ins w:id="144" w:author="O'Meara, Brian C" w:date="2022-07-06T11:47:00Z">
              <w:r w:rsidR="00AD146C">
                <w:rPr>
                  <w:color w:val="000000"/>
                  <w:sz w:val="22"/>
                  <w:szCs w:val="22"/>
                </w:rPr>
                <w:t>.00</w:t>
              </w:r>
            </w:ins>
          </w:p>
        </w:tc>
        <w:tc>
          <w:tcPr>
            <w:tcW w:w="1301" w:type="dxa"/>
            <w:tcBorders>
              <w:bottom w:val="double" w:sz="4" w:space="0" w:color="auto"/>
              <w:right w:val="single" w:sz="4" w:space="0" w:color="auto"/>
            </w:tcBorders>
            <w:shd w:val="clear" w:color="auto" w:fill="D9D9D9" w:themeFill="background1" w:themeFillShade="D9"/>
            <w:noWrap/>
            <w:hideMark/>
          </w:tcPr>
          <w:p w14:paraId="372198E5" w14:textId="77777777" w:rsidR="00043950" w:rsidRPr="00FE1EC2" w:rsidRDefault="00043950" w:rsidP="00004DED">
            <w:pPr>
              <w:jc w:val="center"/>
              <w:rPr>
                <w:color w:val="000000"/>
                <w:sz w:val="22"/>
                <w:szCs w:val="22"/>
              </w:rPr>
            </w:pPr>
            <w:r w:rsidRPr="00FE1EC2">
              <w:rPr>
                <w:color w:val="000000"/>
                <w:sz w:val="22"/>
                <w:szCs w:val="22"/>
              </w:rPr>
              <w:t>12.11</w:t>
            </w:r>
          </w:p>
        </w:tc>
      </w:tr>
      <w:tr w:rsidR="00043950" w:rsidRPr="00FE1EC2" w14:paraId="28B630ED" w14:textId="77777777" w:rsidTr="005C52B8">
        <w:trPr>
          <w:cantSplit/>
          <w:trHeight w:val="283"/>
        </w:trPr>
        <w:tc>
          <w:tcPr>
            <w:tcW w:w="846" w:type="dxa"/>
            <w:vMerge/>
            <w:tcBorders>
              <w:left w:val="single" w:sz="4" w:space="0" w:color="auto"/>
              <w:right w:val="single" w:sz="4" w:space="0" w:color="auto"/>
            </w:tcBorders>
            <w:noWrap/>
            <w:hideMark/>
          </w:tcPr>
          <w:p w14:paraId="7902E8E5" w14:textId="367AE75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64814654" w14:textId="77777777" w:rsidR="00043950" w:rsidRPr="00FE1EC2" w:rsidRDefault="00043950" w:rsidP="00FE1EC2">
            <w:pPr>
              <w:rPr>
                <w:color w:val="000000"/>
                <w:sz w:val="22"/>
                <w:szCs w:val="22"/>
              </w:rPr>
            </w:pPr>
            <w:r w:rsidRPr="00FE1EC2">
              <w:rPr>
                <w:color w:val="000000"/>
                <w:sz w:val="22"/>
                <w:szCs w:val="22"/>
              </w:rPr>
              <w:t>OUVA</w:t>
            </w:r>
          </w:p>
          <w:p w14:paraId="7FAD9B6A" w14:textId="282769BC" w:rsidR="00043950" w:rsidRPr="00FE1EC2" w:rsidRDefault="00043950" w:rsidP="00FE1EC2">
            <w:pPr>
              <w:rPr>
                <w:color w:val="000000"/>
                <w:sz w:val="22"/>
                <w:szCs w:val="22"/>
              </w:rPr>
            </w:pPr>
          </w:p>
        </w:tc>
        <w:tc>
          <w:tcPr>
            <w:tcW w:w="1984" w:type="dxa"/>
            <w:tcBorders>
              <w:top w:val="double" w:sz="4" w:space="0" w:color="auto"/>
            </w:tcBorders>
            <w:noWrap/>
            <w:hideMark/>
          </w:tcPr>
          <w:p w14:paraId="4230260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4C2F790A" w14:textId="77777777" w:rsidR="00043950" w:rsidRPr="00FE1EC2" w:rsidRDefault="00043950" w:rsidP="00004DED">
            <w:pPr>
              <w:jc w:val="center"/>
              <w:rPr>
                <w:color w:val="000000"/>
                <w:sz w:val="22"/>
                <w:szCs w:val="22"/>
              </w:rPr>
            </w:pPr>
            <w:r w:rsidRPr="00FE1EC2">
              <w:rPr>
                <w:color w:val="000000"/>
                <w:sz w:val="22"/>
                <w:szCs w:val="22"/>
              </w:rPr>
              <w:t>-11.88</w:t>
            </w:r>
          </w:p>
        </w:tc>
        <w:tc>
          <w:tcPr>
            <w:tcW w:w="2100" w:type="dxa"/>
            <w:tcBorders>
              <w:top w:val="double" w:sz="4" w:space="0" w:color="auto"/>
            </w:tcBorders>
            <w:noWrap/>
            <w:hideMark/>
          </w:tcPr>
          <w:p w14:paraId="54434BB3" w14:textId="77777777" w:rsidR="00043950" w:rsidRPr="00FE1EC2" w:rsidRDefault="00043950" w:rsidP="00004DED">
            <w:pPr>
              <w:jc w:val="center"/>
              <w:rPr>
                <w:color w:val="000000"/>
                <w:sz w:val="22"/>
                <w:szCs w:val="22"/>
              </w:rPr>
            </w:pPr>
            <w:r w:rsidRPr="00FE1EC2">
              <w:rPr>
                <w:color w:val="000000"/>
                <w:sz w:val="22"/>
                <w:szCs w:val="22"/>
              </w:rPr>
              <w:t>36.91</w:t>
            </w:r>
          </w:p>
        </w:tc>
        <w:tc>
          <w:tcPr>
            <w:tcW w:w="1301" w:type="dxa"/>
            <w:tcBorders>
              <w:top w:val="double" w:sz="4" w:space="0" w:color="auto"/>
              <w:right w:val="single" w:sz="4" w:space="0" w:color="auto"/>
            </w:tcBorders>
            <w:noWrap/>
            <w:hideMark/>
          </w:tcPr>
          <w:p w14:paraId="34BBEE6A" w14:textId="77777777" w:rsidR="00043950" w:rsidRPr="00FE1EC2" w:rsidRDefault="00043950" w:rsidP="00004DED">
            <w:pPr>
              <w:jc w:val="center"/>
              <w:rPr>
                <w:b/>
                <w:bCs/>
                <w:color w:val="000000"/>
                <w:sz w:val="22"/>
                <w:szCs w:val="22"/>
              </w:rPr>
            </w:pPr>
            <w:r w:rsidRPr="00FE1EC2">
              <w:rPr>
                <w:b/>
                <w:bCs/>
                <w:color w:val="000000"/>
                <w:sz w:val="22"/>
                <w:szCs w:val="22"/>
              </w:rPr>
              <w:t>21.14</w:t>
            </w:r>
          </w:p>
        </w:tc>
      </w:tr>
      <w:tr w:rsidR="00043950" w:rsidRPr="00FE1EC2" w14:paraId="5655AED9" w14:textId="77777777" w:rsidTr="005C52B8">
        <w:trPr>
          <w:cantSplit/>
          <w:trHeight w:val="283"/>
        </w:trPr>
        <w:tc>
          <w:tcPr>
            <w:tcW w:w="846" w:type="dxa"/>
            <w:vMerge/>
            <w:tcBorders>
              <w:left w:val="single" w:sz="4" w:space="0" w:color="auto"/>
              <w:right w:val="single" w:sz="4" w:space="0" w:color="auto"/>
            </w:tcBorders>
            <w:noWrap/>
            <w:hideMark/>
          </w:tcPr>
          <w:p w14:paraId="707FB475" w14:textId="00181CE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6E3AEDD4" w14:textId="1ADE7D8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5C2CBA2"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7D0AFC29" w14:textId="77777777" w:rsidR="00043950" w:rsidRPr="00FE1EC2" w:rsidRDefault="00043950" w:rsidP="00004DED">
            <w:pPr>
              <w:jc w:val="center"/>
              <w:rPr>
                <w:color w:val="000000"/>
                <w:sz w:val="22"/>
                <w:szCs w:val="22"/>
              </w:rPr>
            </w:pPr>
            <w:r w:rsidRPr="00FE1EC2">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2978A9D5" w14:textId="77777777" w:rsidR="00043950" w:rsidRPr="00FE1EC2" w:rsidRDefault="00043950" w:rsidP="00004DED">
            <w:pPr>
              <w:jc w:val="center"/>
              <w:rPr>
                <w:color w:val="000000"/>
                <w:sz w:val="22"/>
                <w:szCs w:val="22"/>
              </w:rPr>
            </w:pPr>
            <w:r w:rsidRPr="00FE1EC2">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15180A74" w14:textId="77777777" w:rsidR="00043950" w:rsidRPr="00FE1EC2" w:rsidRDefault="00043950" w:rsidP="00004DED">
            <w:pPr>
              <w:jc w:val="center"/>
              <w:rPr>
                <w:color w:val="000000"/>
                <w:sz w:val="22"/>
                <w:szCs w:val="22"/>
              </w:rPr>
            </w:pPr>
            <w:r w:rsidRPr="00FE1EC2">
              <w:rPr>
                <w:color w:val="000000"/>
                <w:sz w:val="22"/>
                <w:szCs w:val="22"/>
              </w:rPr>
              <w:t>21.08</w:t>
            </w:r>
          </w:p>
        </w:tc>
      </w:tr>
      <w:tr w:rsidR="00043950" w:rsidRPr="00FE1EC2" w14:paraId="3177F75D" w14:textId="77777777" w:rsidTr="005C52B8">
        <w:trPr>
          <w:cantSplit/>
          <w:trHeight w:val="283"/>
        </w:trPr>
        <w:tc>
          <w:tcPr>
            <w:tcW w:w="846" w:type="dxa"/>
            <w:vMerge/>
            <w:tcBorders>
              <w:left w:val="single" w:sz="4" w:space="0" w:color="auto"/>
              <w:right w:val="single" w:sz="4" w:space="0" w:color="auto"/>
            </w:tcBorders>
            <w:noWrap/>
            <w:hideMark/>
          </w:tcPr>
          <w:p w14:paraId="3021A934" w14:textId="3BC722C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1664F8B9" w14:textId="2A321A2F" w:rsidR="00043950" w:rsidRPr="00FE1EC2" w:rsidRDefault="00043950" w:rsidP="00FE1EC2">
            <w:pPr>
              <w:rPr>
                <w:color w:val="000000"/>
                <w:sz w:val="22"/>
                <w:szCs w:val="22"/>
              </w:rPr>
            </w:pPr>
            <w:r w:rsidRPr="00FE1EC2">
              <w:rPr>
                <w:color w:val="000000"/>
                <w:sz w:val="22"/>
                <w:szCs w:val="22"/>
              </w:rPr>
              <w:t>OUM</w:t>
            </w:r>
          </w:p>
        </w:tc>
        <w:tc>
          <w:tcPr>
            <w:tcW w:w="1984" w:type="dxa"/>
            <w:tcBorders>
              <w:top w:val="double" w:sz="4" w:space="0" w:color="auto"/>
            </w:tcBorders>
            <w:noWrap/>
            <w:hideMark/>
          </w:tcPr>
          <w:p w14:paraId="3AA699F7"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46D5A85" w14:textId="77777777" w:rsidR="00043950" w:rsidRPr="00FE1EC2" w:rsidRDefault="00043950" w:rsidP="00004DED">
            <w:pPr>
              <w:jc w:val="center"/>
              <w:rPr>
                <w:color w:val="000000"/>
                <w:sz w:val="22"/>
                <w:szCs w:val="22"/>
              </w:rPr>
            </w:pPr>
            <w:r w:rsidRPr="00FE1EC2">
              <w:rPr>
                <w:color w:val="000000"/>
                <w:sz w:val="22"/>
                <w:szCs w:val="22"/>
              </w:rPr>
              <w:t>-11.94</w:t>
            </w:r>
          </w:p>
        </w:tc>
        <w:tc>
          <w:tcPr>
            <w:tcW w:w="2100" w:type="dxa"/>
            <w:tcBorders>
              <w:top w:val="double" w:sz="4" w:space="0" w:color="auto"/>
            </w:tcBorders>
            <w:noWrap/>
            <w:hideMark/>
          </w:tcPr>
          <w:p w14:paraId="1236663A" w14:textId="77777777" w:rsidR="00043950" w:rsidRPr="00FE1EC2" w:rsidRDefault="00043950" w:rsidP="00004DED">
            <w:pPr>
              <w:jc w:val="center"/>
              <w:rPr>
                <w:color w:val="000000"/>
                <w:sz w:val="22"/>
                <w:szCs w:val="22"/>
              </w:rPr>
            </w:pPr>
            <w:r w:rsidRPr="00FE1EC2">
              <w:rPr>
                <w:color w:val="000000"/>
                <w:sz w:val="22"/>
                <w:szCs w:val="22"/>
              </w:rPr>
              <w:t>57.57</w:t>
            </w:r>
          </w:p>
        </w:tc>
        <w:tc>
          <w:tcPr>
            <w:tcW w:w="1301" w:type="dxa"/>
            <w:tcBorders>
              <w:top w:val="double" w:sz="4" w:space="0" w:color="auto"/>
              <w:right w:val="single" w:sz="4" w:space="0" w:color="auto"/>
            </w:tcBorders>
            <w:noWrap/>
            <w:hideMark/>
          </w:tcPr>
          <w:p w14:paraId="4BFC849A" w14:textId="77777777" w:rsidR="00043950" w:rsidRPr="00FE1EC2" w:rsidRDefault="00043950" w:rsidP="00004DED">
            <w:pPr>
              <w:jc w:val="center"/>
              <w:rPr>
                <w:b/>
                <w:bCs/>
                <w:color w:val="000000"/>
                <w:sz w:val="22"/>
                <w:szCs w:val="22"/>
              </w:rPr>
            </w:pPr>
            <w:r w:rsidRPr="00FE1EC2">
              <w:rPr>
                <w:b/>
                <w:bCs/>
                <w:color w:val="000000"/>
                <w:sz w:val="22"/>
                <w:szCs w:val="22"/>
              </w:rPr>
              <w:t>39.08</w:t>
            </w:r>
          </w:p>
        </w:tc>
      </w:tr>
      <w:tr w:rsidR="00043950" w:rsidRPr="00FE1EC2" w14:paraId="6E9543BF" w14:textId="77777777" w:rsidTr="005C52B8">
        <w:trPr>
          <w:cantSplit/>
          <w:trHeight w:val="283"/>
        </w:trPr>
        <w:tc>
          <w:tcPr>
            <w:tcW w:w="846" w:type="dxa"/>
            <w:vMerge/>
            <w:tcBorders>
              <w:left w:val="single" w:sz="4" w:space="0" w:color="auto"/>
              <w:right w:val="single" w:sz="4" w:space="0" w:color="auto"/>
            </w:tcBorders>
            <w:noWrap/>
            <w:hideMark/>
          </w:tcPr>
          <w:p w14:paraId="62598872" w14:textId="1F43700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1FD45934" w14:textId="0BD6CB0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06EE6E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99DCD11" w14:textId="77777777" w:rsidR="00043950" w:rsidRPr="00FE1EC2" w:rsidRDefault="00043950" w:rsidP="00004DED">
            <w:pPr>
              <w:jc w:val="center"/>
              <w:rPr>
                <w:color w:val="000000"/>
                <w:sz w:val="22"/>
                <w:szCs w:val="22"/>
              </w:rPr>
            </w:pPr>
            <w:r w:rsidRPr="00FE1EC2">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5D0DD25" w14:textId="77777777" w:rsidR="00043950" w:rsidRPr="00FE1EC2" w:rsidRDefault="00043950" w:rsidP="00004DED">
            <w:pPr>
              <w:jc w:val="center"/>
              <w:rPr>
                <w:color w:val="000000"/>
                <w:sz w:val="22"/>
                <w:szCs w:val="22"/>
              </w:rPr>
            </w:pPr>
            <w:r w:rsidRPr="00FE1EC2">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58C0915B" w14:textId="77777777" w:rsidR="00043950" w:rsidRPr="00FE1EC2" w:rsidRDefault="00043950" w:rsidP="00004DED">
            <w:pPr>
              <w:jc w:val="center"/>
              <w:rPr>
                <w:color w:val="000000"/>
                <w:sz w:val="22"/>
                <w:szCs w:val="22"/>
              </w:rPr>
            </w:pPr>
            <w:r w:rsidRPr="00FE1EC2">
              <w:rPr>
                <w:color w:val="000000"/>
                <w:sz w:val="22"/>
                <w:szCs w:val="22"/>
              </w:rPr>
              <w:t>32.21</w:t>
            </w:r>
          </w:p>
        </w:tc>
      </w:tr>
      <w:tr w:rsidR="00043950" w:rsidRPr="00FE1EC2" w14:paraId="3441BC05" w14:textId="77777777" w:rsidTr="005C52B8">
        <w:trPr>
          <w:cantSplit/>
          <w:trHeight w:val="283"/>
        </w:trPr>
        <w:tc>
          <w:tcPr>
            <w:tcW w:w="846" w:type="dxa"/>
            <w:vMerge/>
            <w:tcBorders>
              <w:left w:val="single" w:sz="4" w:space="0" w:color="auto"/>
              <w:right w:val="single" w:sz="4" w:space="0" w:color="auto"/>
            </w:tcBorders>
            <w:noWrap/>
            <w:hideMark/>
          </w:tcPr>
          <w:p w14:paraId="6F54E19B" w14:textId="44556F5A"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65FF4D1" w14:textId="6BA5334B" w:rsidR="00043950" w:rsidRPr="00FE1EC2" w:rsidRDefault="00043950" w:rsidP="00FE1EC2">
            <w:pPr>
              <w:rPr>
                <w:color w:val="000000"/>
                <w:sz w:val="22"/>
                <w:szCs w:val="22"/>
              </w:rPr>
            </w:pPr>
            <w:r w:rsidRPr="00FE1EC2">
              <w:rPr>
                <w:color w:val="000000"/>
                <w:sz w:val="22"/>
                <w:szCs w:val="22"/>
              </w:rPr>
              <w:t>OUMA</w:t>
            </w:r>
          </w:p>
        </w:tc>
        <w:tc>
          <w:tcPr>
            <w:tcW w:w="1984" w:type="dxa"/>
            <w:tcBorders>
              <w:top w:val="double" w:sz="4" w:space="0" w:color="auto"/>
            </w:tcBorders>
            <w:noWrap/>
            <w:hideMark/>
          </w:tcPr>
          <w:p w14:paraId="4A3FB2FE"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C2958A" w14:textId="77777777" w:rsidR="00043950" w:rsidRPr="00FE1EC2" w:rsidRDefault="00043950" w:rsidP="00004DED">
            <w:pPr>
              <w:jc w:val="center"/>
              <w:rPr>
                <w:color w:val="000000"/>
                <w:sz w:val="22"/>
                <w:szCs w:val="22"/>
              </w:rPr>
            </w:pPr>
            <w:r w:rsidRPr="00FE1EC2">
              <w:rPr>
                <w:color w:val="000000"/>
                <w:sz w:val="22"/>
                <w:szCs w:val="22"/>
              </w:rPr>
              <w:t>-9.94</w:t>
            </w:r>
          </w:p>
        </w:tc>
        <w:tc>
          <w:tcPr>
            <w:tcW w:w="2100" w:type="dxa"/>
            <w:tcBorders>
              <w:top w:val="double" w:sz="4" w:space="0" w:color="auto"/>
            </w:tcBorders>
            <w:noWrap/>
            <w:hideMark/>
          </w:tcPr>
          <w:p w14:paraId="2BEF8BC0" w14:textId="77777777" w:rsidR="00043950" w:rsidRPr="00FE1EC2" w:rsidRDefault="00043950" w:rsidP="00004DED">
            <w:pPr>
              <w:jc w:val="center"/>
              <w:rPr>
                <w:color w:val="000000"/>
                <w:sz w:val="22"/>
                <w:szCs w:val="22"/>
              </w:rPr>
            </w:pPr>
            <w:r w:rsidRPr="00FE1EC2">
              <w:rPr>
                <w:color w:val="000000"/>
                <w:sz w:val="22"/>
                <w:szCs w:val="22"/>
              </w:rPr>
              <w:t>35.01</w:t>
            </w:r>
          </w:p>
        </w:tc>
        <w:tc>
          <w:tcPr>
            <w:tcW w:w="1301" w:type="dxa"/>
            <w:tcBorders>
              <w:top w:val="double" w:sz="4" w:space="0" w:color="auto"/>
              <w:right w:val="single" w:sz="4" w:space="0" w:color="auto"/>
            </w:tcBorders>
            <w:noWrap/>
            <w:hideMark/>
          </w:tcPr>
          <w:p w14:paraId="1FD11C91" w14:textId="77777777" w:rsidR="00043950" w:rsidRPr="00FE1EC2" w:rsidRDefault="00043950" w:rsidP="00004DED">
            <w:pPr>
              <w:jc w:val="center"/>
              <w:rPr>
                <w:b/>
                <w:bCs/>
                <w:color w:val="000000"/>
                <w:sz w:val="22"/>
                <w:szCs w:val="22"/>
              </w:rPr>
            </w:pPr>
            <w:r w:rsidRPr="00FE1EC2">
              <w:rPr>
                <w:b/>
                <w:bCs/>
                <w:color w:val="000000"/>
                <w:sz w:val="22"/>
                <w:szCs w:val="22"/>
              </w:rPr>
              <w:t>17.39</w:t>
            </w:r>
          </w:p>
        </w:tc>
      </w:tr>
      <w:tr w:rsidR="00043950" w:rsidRPr="00FE1EC2" w14:paraId="3C112CEC" w14:textId="77777777" w:rsidTr="005C52B8">
        <w:trPr>
          <w:cantSplit/>
          <w:trHeight w:val="283"/>
        </w:trPr>
        <w:tc>
          <w:tcPr>
            <w:tcW w:w="846" w:type="dxa"/>
            <w:vMerge/>
            <w:tcBorders>
              <w:left w:val="single" w:sz="4" w:space="0" w:color="auto"/>
              <w:right w:val="single" w:sz="4" w:space="0" w:color="auto"/>
            </w:tcBorders>
            <w:noWrap/>
            <w:hideMark/>
          </w:tcPr>
          <w:p w14:paraId="58D6E162" w14:textId="6DD9B3A6"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46915713" w14:textId="705FA3D7"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C6520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451C52" w14:textId="77777777" w:rsidR="00043950" w:rsidRPr="00FE1EC2" w:rsidRDefault="00043950" w:rsidP="00004DED">
            <w:pPr>
              <w:jc w:val="center"/>
              <w:rPr>
                <w:color w:val="000000"/>
                <w:sz w:val="22"/>
                <w:szCs w:val="22"/>
              </w:rPr>
            </w:pPr>
            <w:r w:rsidRPr="00FE1EC2">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6D5C70D2" w14:textId="77777777" w:rsidR="00043950" w:rsidRPr="00FE1EC2" w:rsidRDefault="00043950" w:rsidP="00004DED">
            <w:pPr>
              <w:jc w:val="center"/>
              <w:rPr>
                <w:color w:val="000000"/>
                <w:sz w:val="22"/>
                <w:szCs w:val="22"/>
              </w:rPr>
            </w:pPr>
            <w:r w:rsidRPr="00FE1EC2">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0E610BDF" w14:textId="77777777" w:rsidR="00043950" w:rsidRPr="00FE1EC2" w:rsidRDefault="00043950" w:rsidP="00004DED">
            <w:pPr>
              <w:jc w:val="center"/>
              <w:rPr>
                <w:color w:val="000000"/>
                <w:sz w:val="22"/>
                <w:szCs w:val="22"/>
              </w:rPr>
            </w:pPr>
            <w:r w:rsidRPr="00FE1EC2">
              <w:rPr>
                <w:color w:val="000000"/>
                <w:sz w:val="22"/>
                <w:szCs w:val="22"/>
              </w:rPr>
              <w:t>-20.48</w:t>
            </w:r>
          </w:p>
        </w:tc>
      </w:tr>
      <w:tr w:rsidR="00043950" w:rsidRPr="00FE1EC2" w14:paraId="402F2930" w14:textId="77777777" w:rsidTr="005C52B8">
        <w:trPr>
          <w:cantSplit/>
          <w:trHeight w:val="283"/>
        </w:trPr>
        <w:tc>
          <w:tcPr>
            <w:tcW w:w="846" w:type="dxa"/>
            <w:vMerge/>
            <w:tcBorders>
              <w:left w:val="single" w:sz="4" w:space="0" w:color="auto"/>
              <w:right w:val="single" w:sz="4" w:space="0" w:color="auto"/>
            </w:tcBorders>
            <w:noWrap/>
            <w:hideMark/>
          </w:tcPr>
          <w:p w14:paraId="79F53B70" w14:textId="3318F16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6327F" w14:textId="251E3FE0" w:rsidR="00043950" w:rsidRPr="00FE1EC2" w:rsidRDefault="00043950" w:rsidP="00FE1EC2">
            <w:pPr>
              <w:rPr>
                <w:color w:val="000000"/>
                <w:sz w:val="22"/>
                <w:szCs w:val="22"/>
              </w:rPr>
            </w:pPr>
            <w:r w:rsidRPr="00FE1EC2">
              <w:rPr>
                <w:color w:val="000000"/>
                <w:sz w:val="22"/>
                <w:szCs w:val="22"/>
              </w:rPr>
              <w:t>OUMV</w:t>
            </w:r>
          </w:p>
        </w:tc>
        <w:tc>
          <w:tcPr>
            <w:tcW w:w="1984" w:type="dxa"/>
            <w:tcBorders>
              <w:top w:val="double" w:sz="4" w:space="0" w:color="auto"/>
            </w:tcBorders>
            <w:noWrap/>
            <w:hideMark/>
          </w:tcPr>
          <w:p w14:paraId="32FC00E3"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BADAA3" w14:textId="77777777" w:rsidR="00043950" w:rsidRPr="00FE1EC2" w:rsidRDefault="00043950" w:rsidP="00004DED">
            <w:pPr>
              <w:jc w:val="center"/>
              <w:rPr>
                <w:color w:val="000000"/>
                <w:sz w:val="22"/>
                <w:szCs w:val="22"/>
              </w:rPr>
            </w:pPr>
            <w:r w:rsidRPr="00FE1EC2">
              <w:rPr>
                <w:color w:val="000000"/>
                <w:sz w:val="22"/>
                <w:szCs w:val="22"/>
              </w:rPr>
              <w:t>-19.96</w:t>
            </w:r>
          </w:p>
        </w:tc>
        <w:tc>
          <w:tcPr>
            <w:tcW w:w="2100" w:type="dxa"/>
            <w:tcBorders>
              <w:top w:val="double" w:sz="4" w:space="0" w:color="auto"/>
            </w:tcBorders>
            <w:noWrap/>
            <w:hideMark/>
          </w:tcPr>
          <w:p w14:paraId="03624E59" w14:textId="77777777" w:rsidR="00043950" w:rsidRPr="00FE1EC2" w:rsidRDefault="00043950" w:rsidP="00004DED">
            <w:pPr>
              <w:jc w:val="center"/>
              <w:rPr>
                <w:color w:val="000000"/>
                <w:sz w:val="22"/>
                <w:szCs w:val="22"/>
              </w:rPr>
            </w:pPr>
            <w:r w:rsidRPr="00FE1EC2">
              <w:rPr>
                <w:color w:val="000000"/>
                <w:sz w:val="22"/>
                <w:szCs w:val="22"/>
              </w:rPr>
              <w:t>20.77</w:t>
            </w:r>
          </w:p>
        </w:tc>
        <w:tc>
          <w:tcPr>
            <w:tcW w:w="1301" w:type="dxa"/>
            <w:tcBorders>
              <w:top w:val="double" w:sz="4" w:space="0" w:color="auto"/>
              <w:right w:val="single" w:sz="4" w:space="0" w:color="auto"/>
            </w:tcBorders>
            <w:noWrap/>
            <w:hideMark/>
          </w:tcPr>
          <w:p w14:paraId="6D646979" w14:textId="77777777" w:rsidR="00043950" w:rsidRPr="00FE1EC2" w:rsidRDefault="00043950" w:rsidP="00004DED">
            <w:pPr>
              <w:jc w:val="center"/>
              <w:rPr>
                <w:b/>
                <w:bCs/>
                <w:color w:val="000000"/>
                <w:sz w:val="22"/>
                <w:szCs w:val="22"/>
              </w:rPr>
            </w:pPr>
            <w:r w:rsidRPr="00FE1EC2">
              <w:rPr>
                <w:b/>
                <w:bCs/>
                <w:color w:val="000000"/>
                <w:sz w:val="22"/>
                <w:szCs w:val="22"/>
              </w:rPr>
              <w:t>-15.64</w:t>
            </w:r>
          </w:p>
        </w:tc>
      </w:tr>
      <w:tr w:rsidR="00043950" w:rsidRPr="00FE1EC2" w14:paraId="1A1EE86C" w14:textId="77777777" w:rsidTr="005C52B8">
        <w:trPr>
          <w:cantSplit/>
          <w:trHeight w:val="283"/>
        </w:trPr>
        <w:tc>
          <w:tcPr>
            <w:tcW w:w="846" w:type="dxa"/>
            <w:vMerge/>
            <w:tcBorders>
              <w:left w:val="single" w:sz="4" w:space="0" w:color="auto"/>
              <w:right w:val="single" w:sz="4" w:space="0" w:color="auto"/>
            </w:tcBorders>
            <w:noWrap/>
            <w:hideMark/>
          </w:tcPr>
          <w:p w14:paraId="6C4BF55F" w14:textId="2F2AEB5D"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9111CAC" w14:textId="4D46AC45"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085C055"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6307285" w14:textId="77777777" w:rsidR="00043950" w:rsidRPr="00FE1EC2" w:rsidRDefault="00043950" w:rsidP="00004DED">
            <w:pPr>
              <w:jc w:val="center"/>
              <w:rPr>
                <w:color w:val="000000"/>
                <w:sz w:val="22"/>
                <w:szCs w:val="22"/>
              </w:rPr>
            </w:pPr>
            <w:r w:rsidRPr="00FE1EC2">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0BA6128A" w14:textId="77777777" w:rsidR="00043950" w:rsidRPr="00FE1EC2" w:rsidRDefault="00043950" w:rsidP="00004DED">
            <w:pPr>
              <w:jc w:val="center"/>
              <w:rPr>
                <w:color w:val="000000"/>
                <w:sz w:val="22"/>
                <w:szCs w:val="22"/>
              </w:rPr>
            </w:pPr>
            <w:r w:rsidRPr="00FE1EC2">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7D21F0C6" w14:textId="77777777" w:rsidR="00043950" w:rsidRPr="00FE1EC2" w:rsidRDefault="00043950" w:rsidP="00004DED">
            <w:pPr>
              <w:jc w:val="center"/>
              <w:rPr>
                <w:color w:val="000000"/>
                <w:sz w:val="22"/>
                <w:szCs w:val="22"/>
              </w:rPr>
            </w:pPr>
            <w:r w:rsidRPr="00FE1EC2">
              <w:rPr>
                <w:color w:val="000000"/>
                <w:sz w:val="22"/>
                <w:szCs w:val="22"/>
              </w:rPr>
              <w:t>-25.83</w:t>
            </w:r>
          </w:p>
        </w:tc>
      </w:tr>
      <w:tr w:rsidR="00043950" w:rsidRPr="00FE1EC2" w14:paraId="188641BE" w14:textId="77777777" w:rsidTr="005C52B8">
        <w:trPr>
          <w:cantSplit/>
          <w:trHeight w:val="283"/>
        </w:trPr>
        <w:tc>
          <w:tcPr>
            <w:tcW w:w="846" w:type="dxa"/>
            <w:vMerge/>
            <w:tcBorders>
              <w:left w:val="single" w:sz="4" w:space="0" w:color="auto"/>
              <w:right w:val="single" w:sz="4" w:space="0" w:color="auto"/>
            </w:tcBorders>
            <w:noWrap/>
            <w:hideMark/>
          </w:tcPr>
          <w:p w14:paraId="2EC740E4" w14:textId="6A5435B6"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D113383" w14:textId="2A94AE09" w:rsidR="00043950" w:rsidRPr="00FE1EC2" w:rsidRDefault="00043950" w:rsidP="00FE1EC2">
            <w:pPr>
              <w:rPr>
                <w:color w:val="000000"/>
                <w:sz w:val="22"/>
                <w:szCs w:val="22"/>
              </w:rPr>
            </w:pPr>
            <w:r w:rsidRPr="00FE1EC2">
              <w:rPr>
                <w:color w:val="000000"/>
                <w:sz w:val="22"/>
                <w:szCs w:val="22"/>
              </w:rPr>
              <w:t>OUMVA</w:t>
            </w:r>
          </w:p>
        </w:tc>
        <w:tc>
          <w:tcPr>
            <w:tcW w:w="1984" w:type="dxa"/>
            <w:tcBorders>
              <w:top w:val="double" w:sz="4" w:space="0" w:color="auto"/>
            </w:tcBorders>
            <w:noWrap/>
            <w:hideMark/>
          </w:tcPr>
          <w:p w14:paraId="07F1E36A"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5ADFD2C" w14:textId="77777777" w:rsidR="00043950" w:rsidRPr="00FE1EC2" w:rsidRDefault="00043950" w:rsidP="00004DED">
            <w:pPr>
              <w:jc w:val="center"/>
              <w:rPr>
                <w:color w:val="000000"/>
                <w:sz w:val="22"/>
                <w:szCs w:val="22"/>
              </w:rPr>
            </w:pPr>
            <w:r w:rsidRPr="00FE1EC2">
              <w:rPr>
                <w:color w:val="000000"/>
                <w:sz w:val="22"/>
                <w:szCs w:val="22"/>
              </w:rPr>
              <w:t>-13.91</w:t>
            </w:r>
          </w:p>
        </w:tc>
        <w:tc>
          <w:tcPr>
            <w:tcW w:w="2100" w:type="dxa"/>
            <w:tcBorders>
              <w:top w:val="double" w:sz="4" w:space="0" w:color="auto"/>
            </w:tcBorders>
            <w:noWrap/>
            <w:hideMark/>
          </w:tcPr>
          <w:p w14:paraId="5ED66C81" w14:textId="77777777" w:rsidR="00043950" w:rsidRPr="00FE1EC2" w:rsidRDefault="00043950" w:rsidP="00004DED">
            <w:pPr>
              <w:jc w:val="center"/>
              <w:rPr>
                <w:color w:val="000000"/>
                <w:sz w:val="22"/>
                <w:szCs w:val="22"/>
              </w:rPr>
            </w:pPr>
            <w:r w:rsidRPr="00FE1EC2">
              <w:rPr>
                <w:color w:val="000000"/>
                <w:sz w:val="22"/>
                <w:szCs w:val="22"/>
              </w:rPr>
              <w:t>25.47</w:t>
            </w:r>
          </w:p>
        </w:tc>
        <w:tc>
          <w:tcPr>
            <w:tcW w:w="1301" w:type="dxa"/>
            <w:tcBorders>
              <w:top w:val="double" w:sz="4" w:space="0" w:color="auto"/>
              <w:right w:val="single" w:sz="4" w:space="0" w:color="auto"/>
            </w:tcBorders>
            <w:noWrap/>
            <w:hideMark/>
          </w:tcPr>
          <w:p w14:paraId="630D83CD" w14:textId="77777777" w:rsidR="00043950" w:rsidRPr="00FE1EC2" w:rsidRDefault="00043950" w:rsidP="00004DED">
            <w:pPr>
              <w:jc w:val="center"/>
              <w:rPr>
                <w:b/>
                <w:bCs/>
                <w:color w:val="000000"/>
                <w:sz w:val="22"/>
                <w:szCs w:val="22"/>
              </w:rPr>
            </w:pPr>
            <w:r w:rsidRPr="00FE1EC2">
              <w:rPr>
                <w:b/>
                <w:bCs/>
                <w:color w:val="000000"/>
                <w:sz w:val="22"/>
                <w:szCs w:val="22"/>
              </w:rPr>
              <w:t>7.48</w:t>
            </w:r>
          </w:p>
        </w:tc>
      </w:tr>
      <w:tr w:rsidR="00043950" w:rsidRPr="00FE1EC2" w14:paraId="5B949D78" w14:textId="77777777" w:rsidTr="005C52B8">
        <w:trPr>
          <w:cantSplit/>
          <w:trHeight w:val="283"/>
        </w:trPr>
        <w:tc>
          <w:tcPr>
            <w:tcW w:w="846" w:type="dxa"/>
            <w:vMerge/>
            <w:tcBorders>
              <w:left w:val="single" w:sz="4" w:space="0" w:color="auto"/>
              <w:right w:val="single" w:sz="4" w:space="0" w:color="auto"/>
            </w:tcBorders>
            <w:noWrap/>
            <w:hideMark/>
          </w:tcPr>
          <w:p w14:paraId="7194C992" w14:textId="6A06B3A7"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7405E50A" w14:textId="3D4E57D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130AC57"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505B3F" w14:textId="77777777" w:rsidR="00043950" w:rsidRPr="00FE1EC2" w:rsidRDefault="00043950" w:rsidP="00004DED">
            <w:pPr>
              <w:jc w:val="center"/>
              <w:rPr>
                <w:color w:val="000000"/>
                <w:sz w:val="22"/>
                <w:szCs w:val="22"/>
              </w:rPr>
            </w:pPr>
            <w:r w:rsidRPr="00FE1EC2">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1CC97155" w14:textId="77777777" w:rsidR="00043950" w:rsidRPr="00FE1EC2" w:rsidRDefault="00043950" w:rsidP="00004DED">
            <w:pPr>
              <w:jc w:val="center"/>
              <w:rPr>
                <w:color w:val="000000"/>
                <w:sz w:val="22"/>
                <w:szCs w:val="22"/>
              </w:rPr>
            </w:pPr>
            <w:r w:rsidRPr="00FE1EC2">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770D7D80" w14:textId="77777777" w:rsidR="00043950" w:rsidRPr="00FE1EC2" w:rsidRDefault="00043950" w:rsidP="00004DED">
            <w:pPr>
              <w:jc w:val="center"/>
              <w:rPr>
                <w:color w:val="000000"/>
                <w:sz w:val="22"/>
                <w:szCs w:val="22"/>
              </w:rPr>
            </w:pPr>
            <w:r w:rsidRPr="00FE1EC2">
              <w:rPr>
                <w:color w:val="000000"/>
                <w:sz w:val="22"/>
                <w:szCs w:val="22"/>
              </w:rPr>
              <w:t>4.48</w:t>
            </w:r>
          </w:p>
        </w:tc>
      </w:tr>
      <w:tr w:rsidR="00043950" w:rsidRPr="00FE1EC2" w14:paraId="06E9DCFE" w14:textId="77777777" w:rsidTr="005C52B8">
        <w:trPr>
          <w:cantSplit/>
          <w:trHeight w:val="283"/>
        </w:trPr>
        <w:tc>
          <w:tcPr>
            <w:tcW w:w="846" w:type="dxa"/>
            <w:vMerge/>
            <w:tcBorders>
              <w:left w:val="single" w:sz="4" w:space="0" w:color="auto"/>
              <w:right w:val="single" w:sz="4" w:space="0" w:color="auto"/>
            </w:tcBorders>
            <w:noWrap/>
            <w:hideMark/>
          </w:tcPr>
          <w:p w14:paraId="6F69FC1A" w14:textId="3FE91A7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966C8" w14:textId="7A2A3EAF" w:rsidR="00043950" w:rsidRPr="00FE1EC2" w:rsidRDefault="00043950" w:rsidP="00FE1EC2">
            <w:pPr>
              <w:rPr>
                <w:color w:val="000000"/>
                <w:sz w:val="22"/>
                <w:szCs w:val="22"/>
              </w:rPr>
            </w:pPr>
            <w:r w:rsidRPr="00FE1EC2">
              <w:rPr>
                <w:color w:val="000000"/>
                <w:sz w:val="22"/>
                <w:szCs w:val="22"/>
              </w:rPr>
              <w:t>OUBM1</w:t>
            </w:r>
          </w:p>
        </w:tc>
        <w:tc>
          <w:tcPr>
            <w:tcW w:w="1984" w:type="dxa"/>
            <w:tcBorders>
              <w:top w:val="double" w:sz="4" w:space="0" w:color="auto"/>
            </w:tcBorders>
            <w:noWrap/>
            <w:hideMark/>
          </w:tcPr>
          <w:p w14:paraId="2DE8F1E1"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5C941BCE" w14:textId="77777777" w:rsidR="00043950" w:rsidRPr="00FE1EC2" w:rsidRDefault="00043950" w:rsidP="00004DED">
            <w:pPr>
              <w:jc w:val="center"/>
              <w:rPr>
                <w:color w:val="000000"/>
                <w:sz w:val="22"/>
                <w:szCs w:val="22"/>
              </w:rPr>
            </w:pPr>
            <w:r w:rsidRPr="00FE1EC2">
              <w:rPr>
                <w:color w:val="000000"/>
                <w:sz w:val="22"/>
                <w:szCs w:val="22"/>
              </w:rPr>
              <w:t>-14.26</w:t>
            </w:r>
          </w:p>
        </w:tc>
        <w:tc>
          <w:tcPr>
            <w:tcW w:w="2100" w:type="dxa"/>
            <w:tcBorders>
              <w:top w:val="double" w:sz="4" w:space="0" w:color="auto"/>
            </w:tcBorders>
            <w:noWrap/>
            <w:hideMark/>
          </w:tcPr>
          <w:p w14:paraId="38FB8A39" w14:textId="5A53847F" w:rsidR="00043950" w:rsidRPr="00FE1EC2" w:rsidRDefault="00043950" w:rsidP="00004DED">
            <w:pPr>
              <w:jc w:val="center"/>
              <w:rPr>
                <w:color w:val="000000"/>
                <w:sz w:val="22"/>
                <w:szCs w:val="22"/>
              </w:rPr>
            </w:pPr>
            <w:r w:rsidRPr="00FE1EC2">
              <w:rPr>
                <w:color w:val="000000"/>
                <w:sz w:val="22"/>
                <w:szCs w:val="22"/>
              </w:rPr>
              <w:t>42.2</w:t>
            </w:r>
            <w:ins w:id="145" w:author="O'Meara, Brian C" w:date="2022-07-06T11:48:00Z">
              <w:r w:rsidR="00AD146C">
                <w:rPr>
                  <w:color w:val="000000"/>
                  <w:sz w:val="22"/>
                  <w:szCs w:val="22"/>
                </w:rPr>
                <w:t>0</w:t>
              </w:r>
            </w:ins>
          </w:p>
        </w:tc>
        <w:tc>
          <w:tcPr>
            <w:tcW w:w="1301" w:type="dxa"/>
            <w:tcBorders>
              <w:top w:val="double" w:sz="4" w:space="0" w:color="auto"/>
              <w:right w:val="single" w:sz="4" w:space="0" w:color="auto"/>
            </w:tcBorders>
            <w:noWrap/>
            <w:hideMark/>
          </w:tcPr>
          <w:p w14:paraId="24F28520" w14:textId="77777777" w:rsidR="00043950" w:rsidRPr="00FE1EC2" w:rsidRDefault="00043950" w:rsidP="00004DED">
            <w:pPr>
              <w:jc w:val="center"/>
              <w:rPr>
                <w:b/>
                <w:bCs/>
                <w:color w:val="000000"/>
                <w:sz w:val="22"/>
                <w:szCs w:val="22"/>
              </w:rPr>
            </w:pPr>
            <w:r w:rsidRPr="00FE1EC2">
              <w:rPr>
                <w:b/>
                <w:bCs/>
                <w:color w:val="000000"/>
                <w:sz w:val="22"/>
                <w:szCs w:val="22"/>
              </w:rPr>
              <w:t>24.39</w:t>
            </w:r>
          </w:p>
        </w:tc>
      </w:tr>
      <w:tr w:rsidR="00043950" w:rsidRPr="00FE1EC2" w14:paraId="37DE7450" w14:textId="77777777" w:rsidTr="005C52B8">
        <w:trPr>
          <w:cantSplit/>
          <w:trHeight w:val="283"/>
        </w:trPr>
        <w:tc>
          <w:tcPr>
            <w:tcW w:w="846" w:type="dxa"/>
            <w:vMerge/>
            <w:tcBorders>
              <w:left w:val="single" w:sz="4" w:space="0" w:color="auto"/>
              <w:right w:val="single" w:sz="4" w:space="0" w:color="auto"/>
            </w:tcBorders>
            <w:noWrap/>
            <w:hideMark/>
          </w:tcPr>
          <w:p w14:paraId="54CFB0DF" w14:textId="3FF3A1A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EC1487B" w14:textId="4C311D4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8067EF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C425D64" w14:textId="77777777" w:rsidR="00043950" w:rsidRPr="00FE1EC2" w:rsidRDefault="00043950" w:rsidP="00004DED">
            <w:pPr>
              <w:jc w:val="center"/>
              <w:rPr>
                <w:color w:val="000000"/>
                <w:sz w:val="22"/>
                <w:szCs w:val="22"/>
              </w:rPr>
            </w:pPr>
            <w:r w:rsidRPr="00FE1EC2">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2905A8FC" w14:textId="77777777" w:rsidR="00043950" w:rsidRPr="00FE1EC2" w:rsidRDefault="00043950" w:rsidP="00004DED">
            <w:pPr>
              <w:jc w:val="center"/>
              <w:rPr>
                <w:color w:val="000000"/>
                <w:sz w:val="22"/>
                <w:szCs w:val="22"/>
              </w:rPr>
            </w:pPr>
            <w:r w:rsidRPr="00FE1EC2">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5930955A" w14:textId="77777777" w:rsidR="00043950" w:rsidRPr="00FE1EC2" w:rsidRDefault="00043950" w:rsidP="00004DED">
            <w:pPr>
              <w:jc w:val="center"/>
              <w:rPr>
                <w:color w:val="000000"/>
                <w:sz w:val="22"/>
                <w:szCs w:val="22"/>
              </w:rPr>
            </w:pPr>
            <w:r w:rsidRPr="00FE1EC2">
              <w:rPr>
                <w:color w:val="000000"/>
                <w:sz w:val="22"/>
                <w:szCs w:val="22"/>
              </w:rPr>
              <w:t>24.22</w:t>
            </w:r>
          </w:p>
        </w:tc>
      </w:tr>
      <w:tr w:rsidR="00043950" w:rsidRPr="00FE1EC2" w14:paraId="3D32E5B0" w14:textId="77777777" w:rsidTr="005C52B8">
        <w:trPr>
          <w:cantSplit/>
          <w:trHeight w:val="283"/>
        </w:trPr>
        <w:tc>
          <w:tcPr>
            <w:tcW w:w="846" w:type="dxa"/>
            <w:vMerge/>
            <w:tcBorders>
              <w:left w:val="single" w:sz="4" w:space="0" w:color="auto"/>
              <w:right w:val="single" w:sz="4" w:space="0" w:color="auto"/>
            </w:tcBorders>
            <w:noWrap/>
            <w:hideMark/>
          </w:tcPr>
          <w:p w14:paraId="6C20FA00" w14:textId="02C950DF"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823C324" w14:textId="0F57D4CF" w:rsidR="00043950" w:rsidRPr="00FE1EC2" w:rsidRDefault="00043950" w:rsidP="00FE1EC2">
            <w:pPr>
              <w:rPr>
                <w:color w:val="000000"/>
                <w:sz w:val="22"/>
                <w:szCs w:val="22"/>
              </w:rPr>
            </w:pPr>
            <w:r w:rsidRPr="00FE1EC2">
              <w:rPr>
                <w:color w:val="000000"/>
                <w:sz w:val="22"/>
                <w:szCs w:val="22"/>
              </w:rPr>
              <w:t>OUBMV</w:t>
            </w:r>
          </w:p>
        </w:tc>
        <w:tc>
          <w:tcPr>
            <w:tcW w:w="1984" w:type="dxa"/>
            <w:tcBorders>
              <w:top w:val="double" w:sz="4" w:space="0" w:color="auto"/>
            </w:tcBorders>
            <w:noWrap/>
            <w:hideMark/>
          </w:tcPr>
          <w:p w14:paraId="1F0220B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FAD976C" w14:textId="77777777" w:rsidR="00043950" w:rsidRPr="00FE1EC2" w:rsidRDefault="00043950" w:rsidP="00004DED">
            <w:pPr>
              <w:jc w:val="center"/>
              <w:rPr>
                <w:color w:val="000000"/>
                <w:sz w:val="22"/>
                <w:szCs w:val="22"/>
              </w:rPr>
            </w:pPr>
            <w:r w:rsidRPr="00FE1EC2">
              <w:rPr>
                <w:color w:val="000000"/>
                <w:sz w:val="22"/>
                <w:szCs w:val="22"/>
              </w:rPr>
              <w:t>-19.17</w:t>
            </w:r>
          </w:p>
        </w:tc>
        <w:tc>
          <w:tcPr>
            <w:tcW w:w="2100" w:type="dxa"/>
            <w:tcBorders>
              <w:top w:val="double" w:sz="4" w:space="0" w:color="auto"/>
            </w:tcBorders>
            <w:noWrap/>
            <w:hideMark/>
          </w:tcPr>
          <w:p w14:paraId="3196D1A4" w14:textId="5F099947" w:rsidR="00043950" w:rsidRPr="00FE1EC2" w:rsidRDefault="00043950" w:rsidP="00004DED">
            <w:pPr>
              <w:jc w:val="center"/>
              <w:rPr>
                <w:color w:val="000000"/>
                <w:sz w:val="22"/>
                <w:szCs w:val="22"/>
              </w:rPr>
            </w:pPr>
            <w:r w:rsidRPr="00FE1EC2">
              <w:rPr>
                <w:color w:val="000000"/>
                <w:sz w:val="22"/>
                <w:szCs w:val="22"/>
              </w:rPr>
              <w:t>49.1</w:t>
            </w:r>
            <w:ins w:id="146" w:author="O'Meara, Brian C" w:date="2022-07-06T11:48:00Z">
              <w:r w:rsidR="00AD146C">
                <w:rPr>
                  <w:color w:val="000000"/>
                  <w:sz w:val="22"/>
                  <w:szCs w:val="22"/>
                </w:rPr>
                <w:t>0</w:t>
              </w:r>
            </w:ins>
          </w:p>
        </w:tc>
        <w:tc>
          <w:tcPr>
            <w:tcW w:w="1301" w:type="dxa"/>
            <w:tcBorders>
              <w:top w:val="double" w:sz="4" w:space="0" w:color="auto"/>
              <w:right w:val="single" w:sz="4" w:space="0" w:color="auto"/>
            </w:tcBorders>
            <w:noWrap/>
            <w:hideMark/>
          </w:tcPr>
          <w:p w14:paraId="01F55E64" w14:textId="77777777" w:rsidR="00043950" w:rsidRPr="00FE1EC2" w:rsidRDefault="00043950" w:rsidP="00004DED">
            <w:pPr>
              <w:jc w:val="center"/>
              <w:rPr>
                <w:b/>
                <w:bCs/>
                <w:color w:val="000000"/>
                <w:sz w:val="22"/>
                <w:szCs w:val="22"/>
              </w:rPr>
            </w:pPr>
            <w:r w:rsidRPr="00FE1EC2">
              <w:rPr>
                <w:b/>
                <w:bCs/>
                <w:color w:val="000000"/>
                <w:sz w:val="22"/>
                <w:szCs w:val="22"/>
              </w:rPr>
              <w:t>18.84</w:t>
            </w:r>
          </w:p>
        </w:tc>
      </w:tr>
      <w:tr w:rsidR="00043950" w:rsidRPr="00FE1EC2" w14:paraId="6FB3B947" w14:textId="77777777" w:rsidTr="005C52B8">
        <w:trPr>
          <w:cantSplit/>
          <w:trHeight w:val="283"/>
        </w:trPr>
        <w:tc>
          <w:tcPr>
            <w:tcW w:w="846" w:type="dxa"/>
            <w:vMerge/>
            <w:tcBorders>
              <w:left w:val="single" w:sz="4" w:space="0" w:color="auto"/>
              <w:bottom w:val="single" w:sz="4" w:space="0" w:color="auto"/>
              <w:right w:val="single" w:sz="4" w:space="0" w:color="auto"/>
            </w:tcBorders>
            <w:noWrap/>
            <w:hideMark/>
          </w:tcPr>
          <w:p w14:paraId="64A27617" w14:textId="2B2CA02A" w:rsidR="00043950" w:rsidRPr="00FE1EC2" w:rsidRDefault="00043950" w:rsidP="00FE1EC2">
            <w:pPr>
              <w:rPr>
                <w:color w:val="000000"/>
                <w:sz w:val="22"/>
                <w:szCs w:val="22"/>
              </w:rPr>
            </w:pPr>
          </w:p>
        </w:tc>
        <w:tc>
          <w:tcPr>
            <w:tcW w:w="1276" w:type="dxa"/>
            <w:vMerge/>
            <w:tcBorders>
              <w:left w:val="single" w:sz="4" w:space="0" w:color="auto"/>
              <w:bottom w:val="single" w:sz="4" w:space="0" w:color="auto"/>
            </w:tcBorders>
            <w:noWrap/>
            <w:hideMark/>
          </w:tcPr>
          <w:p w14:paraId="47994970" w14:textId="724587C3" w:rsidR="00043950" w:rsidRPr="00FE1EC2" w:rsidRDefault="00043950" w:rsidP="00FE1EC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5EA33BE8"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373E148A" w14:textId="77777777" w:rsidR="00043950" w:rsidRPr="00FE1EC2" w:rsidRDefault="00043950" w:rsidP="00004DED">
            <w:pPr>
              <w:jc w:val="center"/>
              <w:rPr>
                <w:color w:val="000000"/>
                <w:sz w:val="22"/>
                <w:szCs w:val="22"/>
              </w:rPr>
            </w:pPr>
            <w:r w:rsidRPr="00FE1EC2">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63A6C321" w14:textId="77777777" w:rsidR="00043950" w:rsidRPr="00FE1EC2" w:rsidRDefault="00043950" w:rsidP="00004DED">
            <w:pPr>
              <w:jc w:val="center"/>
              <w:rPr>
                <w:color w:val="000000"/>
                <w:sz w:val="22"/>
                <w:szCs w:val="22"/>
              </w:rPr>
            </w:pPr>
            <w:r w:rsidRPr="00FE1EC2">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0F98B065" w14:textId="77777777" w:rsidR="00043950" w:rsidRPr="00FE1EC2" w:rsidRDefault="00043950" w:rsidP="00004DED">
            <w:pPr>
              <w:jc w:val="center"/>
              <w:rPr>
                <w:color w:val="000000"/>
                <w:sz w:val="22"/>
                <w:szCs w:val="22"/>
              </w:rPr>
            </w:pPr>
            <w:r w:rsidRPr="00FE1EC2">
              <w:rPr>
                <w:color w:val="000000"/>
                <w:sz w:val="22"/>
                <w:szCs w:val="22"/>
              </w:rPr>
              <w:t>7.71</w:t>
            </w:r>
          </w:p>
        </w:tc>
      </w:tr>
    </w:tbl>
    <w:p w14:paraId="5B8A8655" w14:textId="77777777" w:rsidR="00C62CBD" w:rsidRDefault="00C62CBD" w:rsidP="00C62CBD">
      <w:pPr>
        <w:pStyle w:val="JamesManuscriptBody"/>
        <w:spacing w:line="240" w:lineRule="auto"/>
        <w:rPr>
          <w:rFonts w:eastAsiaTheme="minorEastAsia"/>
          <w:b/>
          <w:bCs/>
        </w:rPr>
      </w:pPr>
    </w:p>
    <w:p w14:paraId="4E7B94E6" w14:textId="77777777" w:rsidR="005C52B8" w:rsidRDefault="005C52B8" w:rsidP="0028562E">
      <w:pPr>
        <w:pStyle w:val="JamesManuscriptBody"/>
        <w:jc w:val="center"/>
        <w:rPr>
          <w:rFonts w:eastAsiaTheme="minorEastAsia"/>
          <w:b/>
          <w:bCs/>
        </w:rPr>
      </w:pPr>
    </w:p>
    <w:p w14:paraId="74A92CD1" w14:textId="1448F8C0" w:rsidR="00E148FB" w:rsidRDefault="00083C6B" w:rsidP="0028562E">
      <w:pPr>
        <w:pStyle w:val="JamesManuscriptBody"/>
        <w:jc w:val="center"/>
        <w:rPr>
          <w:rFonts w:eastAsiaTheme="minorEastAsia"/>
          <w:b/>
          <w:bCs/>
        </w:rPr>
      </w:pPr>
      <w:r>
        <w:rPr>
          <w:rFonts w:eastAsiaTheme="minorEastAsia"/>
          <w:b/>
          <w:bCs/>
        </w:rPr>
        <w:tab/>
      </w:r>
    </w:p>
    <w:p w14:paraId="594AC0F7" w14:textId="758471A6" w:rsidR="00AB2998" w:rsidRDefault="00AB2998" w:rsidP="0028562E">
      <w:pPr>
        <w:pStyle w:val="JamesManuscriptBody"/>
        <w:jc w:val="center"/>
        <w:rPr>
          <w:rFonts w:eastAsiaTheme="minorEastAsia"/>
          <w:b/>
          <w:bCs/>
        </w:rPr>
      </w:pPr>
    </w:p>
    <w:p w14:paraId="18DC4320" w14:textId="77777777" w:rsidR="00BD595F" w:rsidRDefault="00BD595F" w:rsidP="00BD595F">
      <w:pPr>
        <w:pStyle w:val="JamesManuscriptBody"/>
        <w:spacing w:line="240" w:lineRule="auto"/>
        <w:rPr>
          <w:rFonts w:eastAsiaTheme="minorEastAsia"/>
        </w:rPr>
      </w:pPr>
      <w:r>
        <w:rPr>
          <w:rFonts w:eastAsiaTheme="minorEastAsia"/>
          <w:b/>
          <w:bCs/>
        </w:rPr>
        <w:lastRenderedPageBreak/>
        <w:t xml:space="preserve">Table 2: </w:t>
      </w:r>
      <w:r>
        <w:rPr>
          <w:rFonts w:eastAsiaTheme="minorEastAsia"/>
        </w:rPr>
        <w:t xml:space="preserve">The average accuracy of </w:t>
      </w:r>
      <w:proofErr w:type="spellStart"/>
      <w:r w:rsidRPr="006E737B">
        <w:rPr>
          <w:rFonts w:eastAsiaTheme="minorEastAsia"/>
          <w:i/>
          <w:iCs/>
        </w:rPr>
        <w:t>hOUwie</w:t>
      </w:r>
      <w:proofErr w:type="spellEnd"/>
      <w:r>
        <w:rPr>
          <w:rFonts w:eastAsiaTheme="minorEastAsia"/>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p w14:paraId="7508D7ED" w14:textId="77777777" w:rsidR="00BD595F" w:rsidRDefault="00BD595F" w:rsidP="0028562E">
      <w:pPr>
        <w:pStyle w:val="JamesManuscriptBody"/>
        <w:jc w:val="center"/>
        <w:rPr>
          <w:rFonts w:eastAsiaTheme="minorEastAsia"/>
          <w:b/>
          <w:bCs/>
        </w:rPr>
      </w:pPr>
    </w:p>
    <w:tbl>
      <w:tblPr>
        <w:tblStyle w:val="TableGrid"/>
        <w:tblW w:w="2124" w:type="dxa"/>
        <w:tblLook w:val="04A0" w:firstRow="1" w:lastRow="0" w:firstColumn="1" w:lastColumn="0" w:noHBand="0" w:noVBand="1"/>
      </w:tblPr>
      <w:tblGrid>
        <w:gridCol w:w="791"/>
        <w:gridCol w:w="1048"/>
        <w:gridCol w:w="816"/>
        <w:gridCol w:w="768"/>
        <w:gridCol w:w="816"/>
        <w:gridCol w:w="816"/>
        <w:gridCol w:w="816"/>
        <w:gridCol w:w="816"/>
        <w:gridCol w:w="816"/>
      </w:tblGrid>
      <w:tr w:rsidR="00B34BF1" w:rsidRPr="00464EA7" w14:paraId="054CEEE4" w14:textId="77777777" w:rsidTr="005C52B8">
        <w:trPr>
          <w:cantSplit/>
          <w:trHeight w:val="283"/>
        </w:trPr>
        <w:tc>
          <w:tcPr>
            <w:tcW w:w="236" w:type="dxa"/>
            <w:tcBorders>
              <w:bottom w:val="double" w:sz="4" w:space="0" w:color="auto"/>
            </w:tcBorders>
            <w:noWrap/>
            <w:hideMark/>
          </w:tcPr>
          <w:p w14:paraId="19FFA63C" w14:textId="77777777" w:rsidR="008B101B" w:rsidRPr="00464EA7" w:rsidRDefault="008B101B" w:rsidP="00464EA7">
            <w:pPr>
              <w:jc w:val="both"/>
              <w:rPr>
                <w:color w:val="000000"/>
                <w:sz w:val="22"/>
                <w:szCs w:val="22"/>
              </w:rPr>
            </w:pPr>
            <w:r w:rsidRPr="00464EA7">
              <w:rPr>
                <w:color w:val="000000"/>
                <w:sz w:val="22"/>
                <w:szCs w:val="22"/>
              </w:rPr>
              <w:t>Model class</w:t>
            </w:r>
          </w:p>
        </w:tc>
        <w:tc>
          <w:tcPr>
            <w:tcW w:w="236" w:type="dxa"/>
            <w:tcBorders>
              <w:bottom w:val="double" w:sz="4" w:space="0" w:color="auto"/>
            </w:tcBorders>
            <w:noWrap/>
            <w:hideMark/>
          </w:tcPr>
          <w:p w14:paraId="7F991D3E" w14:textId="77777777" w:rsidR="008B101B" w:rsidRPr="00464EA7" w:rsidRDefault="008B101B" w:rsidP="00464EA7">
            <w:pPr>
              <w:rPr>
                <w:color w:val="000000"/>
                <w:sz w:val="22"/>
                <w:szCs w:val="22"/>
              </w:rPr>
            </w:pPr>
            <w:r w:rsidRPr="00464EA7">
              <w:rPr>
                <w:color w:val="000000"/>
                <w:sz w:val="22"/>
                <w:szCs w:val="22"/>
              </w:rPr>
              <w:t>Model type</w:t>
            </w:r>
          </w:p>
        </w:tc>
        <w:tc>
          <w:tcPr>
            <w:tcW w:w="236" w:type="dxa"/>
            <w:tcBorders>
              <w:bottom w:val="double" w:sz="4" w:space="0" w:color="auto"/>
            </w:tcBorders>
            <w:noWrap/>
            <w:hideMark/>
          </w:tcPr>
          <w:p w14:paraId="3003BE5F" w14:textId="18E0145B" w:rsidR="008B101B" w:rsidRPr="00464EA7" w:rsidRDefault="0068251C" w:rsidP="00C11255">
            <w:pPr>
              <w:jc w:val="center"/>
              <w:rPr>
                <w:rFonts w:ascii="Cambria Math" w:hAnsi="Cambria Math"/>
                <w:i/>
                <w:color w:val="000000"/>
                <w:sz w:val="22"/>
                <w:szCs w:val="22"/>
              </w:rPr>
            </w:pPr>
            <w:r w:rsidRPr="00464EA7">
              <w:rPr>
                <w:color w:val="000000"/>
                <w:sz w:val="22"/>
                <w:szCs w:val="22"/>
              </w:rPr>
              <w:t>RMSE</w:t>
            </w:r>
            <w:r w:rsidR="00C11255" w:rsidRPr="00464EA7">
              <w:rPr>
                <w:color w:val="000000"/>
                <w:sz w:val="22"/>
                <w:szCs w:val="22"/>
              </w:rPr>
              <w:t xml:space="preserve"> </w:t>
            </w:r>
            <m:oMath>
              <m:r>
                <w:rPr>
                  <w:rFonts w:ascii="Cambria Math" w:hAnsi="Cambria Math"/>
                  <w:color w:val="000000"/>
                  <w:sz w:val="22"/>
                  <w:szCs w:val="22"/>
                </w:rPr>
                <m:t>q</m:t>
              </m:r>
            </m:oMath>
          </w:p>
        </w:tc>
        <w:tc>
          <w:tcPr>
            <w:tcW w:w="236" w:type="dxa"/>
            <w:tcBorders>
              <w:bottom w:val="double" w:sz="4" w:space="0" w:color="auto"/>
            </w:tcBorders>
            <w:noWrap/>
            <w:hideMark/>
          </w:tcPr>
          <w:p w14:paraId="1AAB1D41" w14:textId="41B6CE16" w:rsidR="008B101B" w:rsidRPr="00464EA7" w:rsidRDefault="00C11255" w:rsidP="00C11255">
            <w:pPr>
              <w:jc w:val="center"/>
              <w:rPr>
                <w:color w:val="000000"/>
                <w:sz w:val="22"/>
                <w:szCs w:val="22"/>
              </w:rPr>
            </w:pPr>
            <w:r w:rsidRPr="00464EA7">
              <w:rPr>
                <w:rFonts w:ascii="Cambria Math" w:hAnsi="Cambria Math"/>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18DF8D1" w14:textId="13DE664F"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E8F383A" w14:textId="0D8E8F1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76CDBCB" w14:textId="2A5C4F9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3638C29A" w14:textId="2DB67CBB"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A8E6F34" w14:textId="12C42C33"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B34BF1" w:rsidRPr="00464EA7" w14:paraId="097E54BD" w14:textId="77777777" w:rsidTr="005C52B8">
        <w:trPr>
          <w:cantSplit/>
          <w:trHeight w:val="283"/>
        </w:trPr>
        <w:tc>
          <w:tcPr>
            <w:tcW w:w="236" w:type="dxa"/>
            <w:vMerge w:val="restart"/>
            <w:tcBorders>
              <w:top w:val="double" w:sz="4" w:space="0" w:color="auto"/>
            </w:tcBorders>
            <w:noWrap/>
            <w:textDirection w:val="btLr"/>
            <w:vAlign w:val="center"/>
            <w:hideMark/>
          </w:tcPr>
          <w:p w14:paraId="737561DD" w14:textId="3A6AC935" w:rsidR="00395D81" w:rsidRPr="00464EA7" w:rsidRDefault="00395D81" w:rsidP="00395D81">
            <w:pPr>
              <w:ind w:left="113" w:right="113"/>
              <w:jc w:val="center"/>
              <w:rPr>
                <w:color w:val="000000"/>
                <w:sz w:val="22"/>
                <w:szCs w:val="22"/>
              </w:rPr>
            </w:pPr>
            <w:r w:rsidRPr="00464EA7">
              <w:rPr>
                <w:color w:val="000000"/>
                <w:sz w:val="22"/>
                <w:szCs w:val="22"/>
              </w:rPr>
              <w:t>CD</w:t>
            </w:r>
          </w:p>
        </w:tc>
        <w:tc>
          <w:tcPr>
            <w:tcW w:w="236" w:type="dxa"/>
            <w:tcBorders>
              <w:top w:val="double" w:sz="4" w:space="0" w:color="auto"/>
            </w:tcBorders>
            <w:noWrap/>
            <w:hideMark/>
          </w:tcPr>
          <w:p w14:paraId="79384E99"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002C3268"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tcBorders>
              <w:top w:val="double" w:sz="4" w:space="0" w:color="auto"/>
            </w:tcBorders>
            <w:noWrap/>
            <w:vAlign w:val="center"/>
            <w:hideMark/>
          </w:tcPr>
          <w:p w14:paraId="3A9665C5" w14:textId="3CF4EBB0"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36CB13EE" w14:textId="4E5B3413"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27C85FC3" w14:textId="437CD9ED" w:rsidR="00395D81" w:rsidRPr="00464EA7" w:rsidRDefault="00395D81" w:rsidP="00464EA7">
            <w:pPr>
              <w:jc w:val="right"/>
              <w:rPr>
                <w:color w:val="000000"/>
                <w:sz w:val="22"/>
                <w:szCs w:val="22"/>
              </w:rPr>
            </w:pPr>
            <w:r w:rsidRPr="00464EA7">
              <w:rPr>
                <w:color w:val="000000"/>
                <w:sz w:val="22"/>
                <w:szCs w:val="22"/>
              </w:rPr>
              <w:t>0.1</w:t>
            </w:r>
            <w:ins w:id="147" w:author="O'Meara, Brian C" w:date="2022-07-06T11:47:00Z">
              <w:r w:rsidR="00AD146C">
                <w:rPr>
                  <w:color w:val="000000"/>
                  <w:sz w:val="22"/>
                  <w:szCs w:val="22"/>
                </w:rPr>
                <w:t>0</w:t>
              </w:r>
            </w:ins>
          </w:p>
        </w:tc>
        <w:tc>
          <w:tcPr>
            <w:tcW w:w="236" w:type="dxa"/>
            <w:tcBorders>
              <w:top w:val="double" w:sz="4" w:space="0" w:color="auto"/>
            </w:tcBorders>
            <w:noWrap/>
            <w:vAlign w:val="center"/>
            <w:hideMark/>
          </w:tcPr>
          <w:p w14:paraId="4D0E8E8F"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tcBorders>
              <w:top w:val="double" w:sz="4" w:space="0" w:color="auto"/>
            </w:tcBorders>
            <w:noWrap/>
            <w:vAlign w:val="center"/>
            <w:hideMark/>
          </w:tcPr>
          <w:p w14:paraId="427FF22B" w14:textId="77777777" w:rsidR="00395D81" w:rsidRPr="00464EA7" w:rsidRDefault="00395D81" w:rsidP="00464EA7">
            <w:pPr>
              <w:jc w:val="right"/>
              <w:rPr>
                <w:color w:val="000000"/>
                <w:sz w:val="22"/>
                <w:szCs w:val="22"/>
              </w:rPr>
            </w:pPr>
            <w:r w:rsidRPr="00464EA7">
              <w:rPr>
                <w:color w:val="000000"/>
                <w:sz w:val="22"/>
                <w:szCs w:val="22"/>
              </w:rPr>
              <w:t>0.22</w:t>
            </w:r>
          </w:p>
        </w:tc>
        <w:tc>
          <w:tcPr>
            <w:tcW w:w="236" w:type="dxa"/>
            <w:tcBorders>
              <w:top w:val="double" w:sz="4" w:space="0" w:color="auto"/>
            </w:tcBorders>
            <w:noWrap/>
            <w:vAlign w:val="center"/>
            <w:hideMark/>
          </w:tcPr>
          <w:p w14:paraId="417A3CE1" w14:textId="5C352072" w:rsidR="00395D81" w:rsidRPr="00464EA7" w:rsidRDefault="00464EA7" w:rsidP="00464EA7">
            <w:pPr>
              <w:jc w:val="center"/>
              <w:rPr>
                <w:color w:val="000000"/>
                <w:sz w:val="22"/>
                <w:szCs w:val="22"/>
              </w:rPr>
            </w:pPr>
            <w:r>
              <w:rPr>
                <w:color w:val="000000"/>
                <w:sz w:val="22"/>
                <w:szCs w:val="22"/>
              </w:rPr>
              <w:t>-</w:t>
            </w:r>
          </w:p>
        </w:tc>
      </w:tr>
      <w:tr w:rsidR="00B34BF1" w:rsidRPr="00464EA7" w14:paraId="74A9A21F" w14:textId="77777777" w:rsidTr="005C52B8">
        <w:trPr>
          <w:cantSplit/>
          <w:trHeight w:val="283"/>
        </w:trPr>
        <w:tc>
          <w:tcPr>
            <w:tcW w:w="236" w:type="dxa"/>
            <w:vMerge/>
            <w:noWrap/>
            <w:textDirection w:val="btLr"/>
            <w:vAlign w:val="center"/>
            <w:hideMark/>
          </w:tcPr>
          <w:p w14:paraId="4E8597B3" w14:textId="51DFF1FF" w:rsidR="00395D81" w:rsidRPr="00464EA7" w:rsidRDefault="00395D81" w:rsidP="00395D81">
            <w:pPr>
              <w:ind w:left="113" w:right="113"/>
              <w:jc w:val="center"/>
              <w:rPr>
                <w:color w:val="000000"/>
                <w:sz w:val="22"/>
                <w:szCs w:val="22"/>
              </w:rPr>
            </w:pPr>
          </w:p>
        </w:tc>
        <w:tc>
          <w:tcPr>
            <w:tcW w:w="236" w:type="dxa"/>
            <w:noWrap/>
            <w:hideMark/>
          </w:tcPr>
          <w:p w14:paraId="76197AFA"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4A8FB790"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0681FB23"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438C2FCD" w14:textId="0730EB8E"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12AD40"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B8D7208"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4C5C4119"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3A2BA9" w14:textId="67758360" w:rsidR="00395D81" w:rsidRPr="00464EA7" w:rsidRDefault="00464EA7" w:rsidP="00464EA7">
            <w:pPr>
              <w:jc w:val="center"/>
              <w:rPr>
                <w:color w:val="000000"/>
                <w:sz w:val="22"/>
                <w:szCs w:val="22"/>
              </w:rPr>
            </w:pPr>
            <w:r>
              <w:rPr>
                <w:color w:val="000000"/>
                <w:sz w:val="22"/>
                <w:szCs w:val="22"/>
              </w:rPr>
              <w:t>-</w:t>
            </w:r>
          </w:p>
        </w:tc>
      </w:tr>
      <w:tr w:rsidR="00B34BF1" w:rsidRPr="00464EA7" w14:paraId="7C0B9DFE" w14:textId="77777777" w:rsidTr="005C52B8">
        <w:trPr>
          <w:cantSplit/>
          <w:trHeight w:val="283"/>
        </w:trPr>
        <w:tc>
          <w:tcPr>
            <w:tcW w:w="236" w:type="dxa"/>
            <w:vMerge/>
            <w:noWrap/>
            <w:textDirection w:val="btLr"/>
            <w:vAlign w:val="center"/>
            <w:hideMark/>
          </w:tcPr>
          <w:p w14:paraId="2ABD7427" w14:textId="4D925E61" w:rsidR="00395D81" w:rsidRPr="00464EA7" w:rsidRDefault="00395D81" w:rsidP="00395D81">
            <w:pPr>
              <w:ind w:left="113" w:right="113"/>
              <w:jc w:val="center"/>
              <w:rPr>
                <w:color w:val="000000"/>
                <w:sz w:val="22"/>
                <w:szCs w:val="22"/>
              </w:rPr>
            </w:pPr>
          </w:p>
        </w:tc>
        <w:tc>
          <w:tcPr>
            <w:tcW w:w="236" w:type="dxa"/>
            <w:noWrap/>
            <w:hideMark/>
          </w:tcPr>
          <w:p w14:paraId="411DBD6E"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2CF906D2"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6887624E" w14:textId="77777777" w:rsidR="00395D81" w:rsidRPr="00464EA7" w:rsidRDefault="00395D81" w:rsidP="00464EA7">
            <w:pPr>
              <w:jc w:val="right"/>
              <w:rPr>
                <w:color w:val="000000"/>
                <w:sz w:val="22"/>
                <w:szCs w:val="22"/>
              </w:rPr>
            </w:pPr>
            <w:r w:rsidRPr="00464EA7">
              <w:rPr>
                <w:color w:val="000000"/>
                <w:sz w:val="22"/>
                <w:szCs w:val="22"/>
              </w:rPr>
              <w:t>1.55</w:t>
            </w:r>
          </w:p>
        </w:tc>
        <w:tc>
          <w:tcPr>
            <w:tcW w:w="236" w:type="dxa"/>
            <w:noWrap/>
            <w:vAlign w:val="center"/>
            <w:hideMark/>
          </w:tcPr>
          <w:p w14:paraId="2CD33722" w14:textId="77777777" w:rsidR="00395D81" w:rsidRPr="00464EA7" w:rsidRDefault="00395D81" w:rsidP="00464EA7">
            <w:pPr>
              <w:jc w:val="right"/>
              <w:rPr>
                <w:color w:val="000000"/>
                <w:sz w:val="22"/>
                <w:szCs w:val="22"/>
              </w:rPr>
            </w:pPr>
            <w:r w:rsidRPr="00464EA7">
              <w:rPr>
                <w:color w:val="000000"/>
                <w:sz w:val="22"/>
                <w:szCs w:val="22"/>
              </w:rPr>
              <w:t>1.63</w:t>
            </w:r>
          </w:p>
        </w:tc>
        <w:tc>
          <w:tcPr>
            <w:tcW w:w="236" w:type="dxa"/>
            <w:noWrap/>
            <w:vAlign w:val="center"/>
            <w:hideMark/>
          </w:tcPr>
          <w:p w14:paraId="3DF6E34D"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437AD38B" w14:textId="038B32E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A125BC7"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0D57CACC" w14:textId="3AC19034" w:rsidR="00395D81" w:rsidRPr="00464EA7" w:rsidRDefault="00464EA7" w:rsidP="00464EA7">
            <w:pPr>
              <w:jc w:val="center"/>
              <w:rPr>
                <w:color w:val="000000"/>
                <w:sz w:val="22"/>
                <w:szCs w:val="22"/>
              </w:rPr>
            </w:pPr>
            <w:r>
              <w:rPr>
                <w:color w:val="000000"/>
                <w:sz w:val="22"/>
                <w:szCs w:val="22"/>
              </w:rPr>
              <w:t>-</w:t>
            </w:r>
          </w:p>
        </w:tc>
      </w:tr>
      <w:tr w:rsidR="00B34BF1" w:rsidRPr="00464EA7" w14:paraId="1F9E941E" w14:textId="77777777" w:rsidTr="005C52B8">
        <w:trPr>
          <w:cantSplit/>
          <w:trHeight w:val="283"/>
        </w:trPr>
        <w:tc>
          <w:tcPr>
            <w:tcW w:w="236" w:type="dxa"/>
            <w:vMerge/>
            <w:noWrap/>
            <w:textDirection w:val="btLr"/>
            <w:vAlign w:val="center"/>
            <w:hideMark/>
          </w:tcPr>
          <w:p w14:paraId="64B907B7" w14:textId="4F669A25" w:rsidR="00395D81" w:rsidRPr="00464EA7" w:rsidRDefault="00395D81" w:rsidP="00395D81">
            <w:pPr>
              <w:ind w:left="113" w:right="113"/>
              <w:jc w:val="center"/>
              <w:rPr>
                <w:color w:val="000000"/>
                <w:sz w:val="22"/>
                <w:szCs w:val="22"/>
              </w:rPr>
            </w:pPr>
          </w:p>
        </w:tc>
        <w:tc>
          <w:tcPr>
            <w:tcW w:w="236" w:type="dxa"/>
            <w:noWrap/>
            <w:hideMark/>
          </w:tcPr>
          <w:p w14:paraId="2969EDCB"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5FD45751"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noWrap/>
            <w:vAlign w:val="center"/>
            <w:hideMark/>
          </w:tcPr>
          <w:p w14:paraId="70269EB5" w14:textId="77777777" w:rsidR="00395D81" w:rsidRPr="00464EA7" w:rsidRDefault="00395D81" w:rsidP="00464EA7">
            <w:pPr>
              <w:jc w:val="right"/>
              <w:rPr>
                <w:color w:val="000000"/>
                <w:sz w:val="22"/>
                <w:szCs w:val="22"/>
              </w:rPr>
            </w:pPr>
            <w:r w:rsidRPr="00464EA7">
              <w:rPr>
                <w:color w:val="000000"/>
                <w:sz w:val="22"/>
                <w:szCs w:val="22"/>
              </w:rPr>
              <w:t>1.49</w:t>
            </w:r>
          </w:p>
        </w:tc>
        <w:tc>
          <w:tcPr>
            <w:tcW w:w="236" w:type="dxa"/>
            <w:noWrap/>
            <w:vAlign w:val="center"/>
            <w:hideMark/>
          </w:tcPr>
          <w:p w14:paraId="14A36F42" w14:textId="6DC9C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EFE0DC" w14:textId="73DCB9DF" w:rsidR="00395D81" w:rsidRPr="00464EA7" w:rsidRDefault="00395D81" w:rsidP="00464EA7">
            <w:pPr>
              <w:jc w:val="right"/>
              <w:rPr>
                <w:color w:val="000000"/>
                <w:sz w:val="22"/>
                <w:szCs w:val="22"/>
              </w:rPr>
            </w:pPr>
            <w:r w:rsidRPr="00464EA7">
              <w:rPr>
                <w:color w:val="000000"/>
                <w:sz w:val="22"/>
                <w:szCs w:val="22"/>
              </w:rPr>
              <w:t>0.1</w:t>
            </w:r>
            <w:ins w:id="148" w:author="O'Meara, Brian C" w:date="2022-07-06T11:47:00Z">
              <w:r w:rsidR="00AD146C">
                <w:rPr>
                  <w:color w:val="000000"/>
                  <w:sz w:val="22"/>
                  <w:szCs w:val="22"/>
                </w:rPr>
                <w:t>0</w:t>
              </w:r>
            </w:ins>
          </w:p>
        </w:tc>
        <w:tc>
          <w:tcPr>
            <w:tcW w:w="236" w:type="dxa"/>
            <w:noWrap/>
            <w:vAlign w:val="center"/>
            <w:hideMark/>
          </w:tcPr>
          <w:p w14:paraId="7992465D" w14:textId="6C921F0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BA253F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D7B55FD" w14:textId="77777777" w:rsidR="00395D81" w:rsidRPr="00464EA7" w:rsidRDefault="00395D81" w:rsidP="00464EA7">
            <w:pPr>
              <w:jc w:val="right"/>
              <w:rPr>
                <w:color w:val="000000"/>
                <w:sz w:val="22"/>
                <w:szCs w:val="22"/>
              </w:rPr>
            </w:pPr>
            <w:r w:rsidRPr="00464EA7">
              <w:rPr>
                <w:color w:val="000000"/>
                <w:sz w:val="22"/>
                <w:szCs w:val="22"/>
              </w:rPr>
              <w:t>0.13</w:t>
            </w:r>
          </w:p>
        </w:tc>
      </w:tr>
      <w:tr w:rsidR="00B34BF1" w:rsidRPr="00464EA7" w14:paraId="7E92CE17" w14:textId="77777777" w:rsidTr="005C52B8">
        <w:trPr>
          <w:cantSplit/>
          <w:trHeight w:val="283"/>
        </w:trPr>
        <w:tc>
          <w:tcPr>
            <w:tcW w:w="236" w:type="dxa"/>
            <w:vMerge/>
            <w:noWrap/>
            <w:textDirection w:val="btLr"/>
            <w:vAlign w:val="center"/>
            <w:hideMark/>
          </w:tcPr>
          <w:p w14:paraId="21A50822" w14:textId="46C1B4AF" w:rsidR="00395D81" w:rsidRPr="00464EA7" w:rsidRDefault="00395D81" w:rsidP="00395D81">
            <w:pPr>
              <w:ind w:left="113" w:right="113"/>
              <w:jc w:val="center"/>
              <w:rPr>
                <w:color w:val="000000"/>
                <w:sz w:val="22"/>
                <w:szCs w:val="22"/>
              </w:rPr>
            </w:pPr>
          </w:p>
        </w:tc>
        <w:tc>
          <w:tcPr>
            <w:tcW w:w="236" w:type="dxa"/>
            <w:noWrap/>
            <w:hideMark/>
          </w:tcPr>
          <w:p w14:paraId="5335D3E5"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530EE656"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7DA74B87" w14:textId="77777777" w:rsidR="00395D81" w:rsidRPr="00464EA7" w:rsidRDefault="00395D81" w:rsidP="00464EA7">
            <w:pPr>
              <w:jc w:val="right"/>
              <w:rPr>
                <w:color w:val="000000"/>
                <w:sz w:val="22"/>
                <w:szCs w:val="22"/>
              </w:rPr>
            </w:pPr>
            <w:r w:rsidRPr="00464EA7">
              <w:rPr>
                <w:color w:val="000000"/>
                <w:sz w:val="22"/>
                <w:szCs w:val="22"/>
              </w:rPr>
              <w:t>1.44</w:t>
            </w:r>
          </w:p>
        </w:tc>
        <w:tc>
          <w:tcPr>
            <w:tcW w:w="236" w:type="dxa"/>
            <w:noWrap/>
            <w:vAlign w:val="center"/>
            <w:hideMark/>
          </w:tcPr>
          <w:p w14:paraId="16097587"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03EE7CB6"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F32FC39" w14:textId="77777777" w:rsidR="00395D81" w:rsidRPr="00464EA7" w:rsidRDefault="00395D81" w:rsidP="00464EA7">
            <w:pPr>
              <w:jc w:val="right"/>
              <w:rPr>
                <w:color w:val="000000"/>
                <w:sz w:val="22"/>
                <w:szCs w:val="22"/>
              </w:rPr>
            </w:pPr>
            <w:r w:rsidRPr="00464EA7">
              <w:rPr>
                <w:color w:val="000000"/>
                <w:sz w:val="22"/>
                <w:szCs w:val="22"/>
              </w:rPr>
              <w:t>0.98</w:t>
            </w:r>
          </w:p>
        </w:tc>
        <w:tc>
          <w:tcPr>
            <w:tcW w:w="236" w:type="dxa"/>
            <w:noWrap/>
            <w:vAlign w:val="center"/>
            <w:hideMark/>
          </w:tcPr>
          <w:p w14:paraId="12031A0F"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1C0B74F6" w14:textId="78E91705" w:rsidR="00395D81" w:rsidRPr="00464EA7" w:rsidRDefault="00464EA7" w:rsidP="00464EA7">
            <w:pPr>
              <w:jc w:val="center"/>
              <w:rPr>
                <w:color w:val="000000"/>
                <w:sz w:val="22"/>
                <w:szCs w:val="22"/>
              </w:rPr>
            </w:pPr>
            <w:r>
              <w:rPr>
                <w:color w:val="000000"/>
                <w:sz w:val="22"/>
                <w:szCs w:val="22"/>
              </w:rPr>
              <w:t>-</w:t>
            </w:r>
          </w:p>
        </w:tc>
      </w:tr>
      <w:tr w:rsidR="00B34BF1" w:rsidRPr="00464EA7" w14:paraId="52B4AA93" w14:textId="77777777" w:rsidTr="005C52B8">
        <w:trPr>
          <w:cantSplit/>
          <w:trHeight w:val="283"/>
        </w:trPr>
        <w:tc>
          <w:tcPr>
            <w:tcW w:w="236" w:type="dxa"/>
            <w:vMerge/>
            <w:noWrap/>
            <w:textDirection w:val="btLr"/>
            <w:vAlign w:val="center"/>
            <w:hideMark/>
          </w:tcPr>
          <w:p w14:paraId="60F9488E" w14:textId="093EE9BC" w:rsidR="00395D81" w:rsidRPr="00464EA7" w:rsidRDefault="00395D81" w:rsidP="00395D81">
            <w:pPr>
              <w:ind w:left="113" w:right="113"/>
              <w:jc w:val="center"/>
              <w:rPr>
                <w:color w:val="000000"/>
                <w:sz w:val="22"/>
                <w:szCs w:val="22"/>
              </w:rPr>
            </w:pPr>
          </w:p>
        </w:tc>
        <w:tc>
          <w:tcPr>
            <w:tcW w:w="236" w:type="dxa"/>
            <w:noWrap/>
            <w:hideMark/>
          </w:tcPr>
          <w:p w14:paraId="566167B2"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71D3F805"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6BDEC848" w14:textId="77777777" w:rsidR="00395D81" w:rsidRPr="00464EA7" w:rsidRDefault="00395D81" w:rsidP="00464EA7">
            <w:pPr>
              <w:jc w:val="right"/>
              <w:rPr>
                <w:color w:val="000000"/>
                <w:sz w:val="22"/>
                <w:szCs w:val="22"/>
              </w:rPr>
            </w:pPr>
            <w:r w:rsidRPr="00464EA7">
              <w:rPr>
                <w:color w:val="000000"/>
                <w:sz w:val="22"/>
                <w:szCs w:val="22"/>
              </w:rPr>
              <w:t>1.82</w:t>
            </w:r>
          </w:p>
        </w:tc>
        <w:tc>
          <w:tcPr>
            <w:tcW w:w="236" w:type="dxa"/>
            <w:noWrap/>
            <w:vAlign w:val="center"/>
            <w:hideMark/>
          </w:tcPr>
          <w:p w14:paraId="5CB664B8" w14:textId="65957A87"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42DCB4"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0C19DAE2"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6EEBC6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FBDE2DB" w14:textId="77777777" w:rsidR="00395D81" w:rsidRPr="00464EA7" w:rsidRDefault="00395D81" w:rsidP="00464EA7">
            <w:pPr>
              <w:jc w:val="right"/>
              <w:rPr>
                <w:color w:val="000000"/>
                <w:sz w:val="22"/>
                <w:szCs w:val="22"/>
              </w:rPr>
            </w:pPr>
            <w:r w:rsidRPr="00464EA7">
              <w:rPr>
                <w:color w:val="000000"/>
                <w:sz w:val="22"/>
                <w:szCs w:val="22"/>
              </w:rPr>
              <w:t>0.17</w:t>
            </w:r>
          </w:p>
        </w:tc>
      </w:tr>
      <w:tr w:rsidR="00B34BF1" w:rsidRPr="00464EA7" w14:paraId="77F94865" w14:textId="77777777" w:rsidTr="005C52B8">
        <w:trPr>
          <w:cantSplit/>
          <w:trHeight w:val="283"/>
        </w:trPr>
        <w:tc>
          <w:tcPr>
            <w:tcW w:w="236" w:type="dxa"/>
            <w:vMerge/>
            <w:noWrap/>
            <w:textDirection w:val="btLr"/>
            <w:vAlign w:val="center"/>
            <w:hideMark/>
          </w:tcPr>
          <w:p w14:paraId="78009A06" w14:textId="5D1B1771" w:rsidR="00395D81" w:rsidRPr="00464EA7" w:rsidRDefault="00395D81" w:rsidP="00395D81">
            <w:pPr>
              <w:ind w:left="113" w:right="113"/>
              <w:jc w:val="center"/>
              <w:rPr>
                <w:color w:val="000000"/>
                <w:sz w:val="22"/>
                <w:szCs w:val="22"/>
              </w:rPr>
            </w:pPr>
          </w:p>
        </w:tc>
        <w:tc>
          <w:tcPr>
            <w:tcW w:w="236" w:type="dxa"/>
            <w:noWrap/>
            <w:hideMark/>
          </w:tcPr>
          <w:p w14:paraId="4A21C31A"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0C469E15"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C2B32BF" w14:textId="77777777" w:rsidR="00395D81" w:rsidRPr="00464EA7" w:rsidRDefault="00395D81" w:rsidP="00464EA7">
            <w:pPr>
              <w:jc w:val="right"/>
              <w:rPr>
                <w:color w:val="000000"/>
                <w:sz w:val="22"/>
                <w:szCs w:val="22"/>
              </w:rPr>
            </w:pPr>
            <w:r w:rsidRPr="00464EA7">
              <w:rPr>
                <w:color w:val="000000"/>
                <w:sz w:val="22"/>
                <w:szCs w:val="22"/>
              </w:rPr>
              <w:t>2.11</w:t>
            </w:r>
          </w:p>
        </w:tc>
        <w:tc>
          <w:tcPr>
            <w:tcW w:w="236" w:type="dxa"/>
            <w:noWrap/>
            <w:vAlign w:val="center"/>
            <w:hideMark/>
          </w:tcPr>
          <w:p w14:paraId="704675D1" w14:textId="77777777" w:rsidR="00395D81" w:rsidRPr="00464EA7" w:rsidRDefault="00395D81" w:rsidP="00464EA7">
            <w:pPr>
              <w:jc w:val="right"/>
              <w:rPr>
                <w:color w:val="000000"/>
                <w:sz w:val="22"/>
                <w:szCs w:val="22"/>
              </w:rPr>
            </w:pPr>
            <w:r w:rsidRPr="00464EA7">
              <w:rPr>
                <w:color w:val="000000"/>
                <w:sz w:val="22"/>
                <w:szCs w:val="22"/>
              </w:rPr>
              <w:t>2.48</w:t>
            </w:r>
          </w:p>
        </w:tc>
        <w:tc>
          <w:tcPr>
            <w:tcW w:w="236" w:type="dxa"/>
            <w:noWrap/>
            <w:vAlign w:val="center"/>
            <w:hideMark/>
          </w:tcPr>
          <w:p w14:paraId="5A22C81D"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noWrap/>
            <w:vAlign w:val="center"/>
            <w:hideMark/>
          </w:tcPr>
          <w:p w14:paraId="0363DDAD" w14:textId="262BB058"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93BE0DC"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792E156F" w14:textId="3E3B4D0C" w:rsidR="00395D81" w:rsidRPr="00464EA7" w:rsidRDefault="00395D81" w:rsidP="00464EA7">
            <w:pPr>
              <w:jc w:val="right"/>
              <w:rPr>
                <w:color w:val="000000"/>
                <w:sz w:val="22"/>
                <w:szCs w:val="22"/>
              </w:rPr>
            </w:pPr>
            <w:r w:rsidRPr="00464EA7">
              <w:rPr>
                <w:color w:val="000000"/>
                <w:sz w:val="22"/>
                <w:szCs w:val="22"/>
              </w:rPr>
              <w:t>0.5</w:t>
            </w:r>
            <w:ins w:id="149" w:author="O'Meara, Brian C" w:date="2022-07-06T11:47:00Z">
              <w:r w:rsidR="00AD146C">
                <w:rPr>
                  <w:color w:val="000000"/>
                  <w:sz w:val="22"/>
                  <w:szCs w:val="22"/>
                </w:rPr>
                <w:t>0</w:t>
              </w:r>
            </w:ins>
          </w:p>
        </w:tc>
      </w:tr>
      <w:tr w:rsidR="00B34BF1" w:rsidRPr="00464EA7" w14:paraId="5287A167" w14:textId="77777777" w:rsidTr="005C52B8">
        <w:trPr>
          <w:cantSplit/>
          <w:trHeight w:val="283"/>
        </w:trPr>
        <w:tc>
          <w:tcPr>
            <w:tcW w:w="236" w:type="dxa"/>
            <w:vMerge/>
            <w:noWrap/>
            <w:textDirection w:val="btLr"/>
            <w:vAlign w:val="center"/>
            <w:hideMark/>
          </w:tcPr>
          <w:p w14:paraId="315B3B4F" w14:textId="67CE8C22" w:rsidR="00395D81" w:rsidRPr="00464EA7" w:rsidRDefault="00395D81" w:rsidP="00395D81">
            <w:pPr>
              <w:ind w:left="113" w:right="113"/>
              <w:jc w:val="center"/>
              <w:rPr>
                <w:color w:val="000000"/>
                <w:sz w:val="22"/>
                <w:szCs w:val="22"/>
              </w:rPr>
            </w:pPr>
          </w:p>
        </w:tc>
        <w:tc>
          <w:tcPr>
            <w:tcW w:w="236" w:type="dxa"/>
            <w:noWrap/>
            <w:hideMark/>
          </w:tcPr>
          <w:p w14:paraId="13FF1FD7"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3D75424A" w14:textId="77777777" w:rsidR="00395D81" w:rsidRPr="00464EA7" w:rsidRDefault="00395D81" w:rsidP="00464EA7">
            <w:pPr>
              <w:jc w:val="right"/>
              <w:rPr>
                <w:color w:val="000000"/>
                <w:sz w:val="22"/>
                <w:szCs w:val="22"/>
              </w:rPr>
            </w:pPr>
            <w:r w:rsidRPr="00464EA7">
              <w:rPr>
                <w:color w:val="000000"/>
                <w:sz w:val="22"/>
                <w:szCs w:val="22"/>
              </w:rPr>
              <w:t>0.18</w:t>
            </w:r>
          </w:p>
        </w:tc>
        <w:tc>
          <w:tcPr>
            <w:tcW w:w="236" w:type="dxa"/>
            <w:noWrap/>
            <w:vAlign w:val="center"/>
            <w:hideMark/>
          </w:tcPr>
          <w:p w14:paraId="567CD9C9" w14:textId="77777777" w:rsidR="00395D81" w:rsidRPr="00464EA7" w:rsidRDefault="00395D81" w:rsidP="00464EA7">
            <w:pPr>
              <w:jc w:val="right"/>
              <w:rPr>
                <w:color w:val="000000"/>
                <w:sz w:val="22"/>
                <w:szCs w:val="22"/>
              </w:rPr>
            </w:pPr>
            <w:r w:rsidRPr="00464EA7">
              <w:rPr>
                <w:color w:val="000000"/>
                <w:sz w:val="22"/>
                <w:szCs w:val="22"/>
              </w:rPr>
              <w:t>1.62</w:t>
            </w:r>
          </w:p>
        </w:tc>
        <w:tc>
          <w:tcPr>
            <w:tcW w:w="236" w:type="dxa"/>
            <w:noWrap/>
            <w:vAlign w:val="center"/>
            <w:hideMark/>
          </w:tcPr>
          <w:p w14:paraId="0EBBEA1C" w14:textId="77777777" w:rsidR="00395D81" w:rsidRPr="00464EA7" w:rsidRDefault="00395D81" w:rsidP="00464EA7">
            <w:pPr>
              <w:jc w:val="right"/>
              <w:rPr>
                <w:color w:val="000000"/>
                <w:sz w:val="22"/>
                <w:szCs w:val="22"/>
              </w:rPr>
            </w:pPr>
            <w:r w:rsidRPr="00464EA7">
              <w:rPr>
                <w:color w:val="000000"/>
                <w:sz w:val="22"/>
                <w:szCs w:val="22"/>
              </w:rPr>
              <w:t>1.12</w:t>
            </w:r>
          </w:p>
        </w:tc>
        <w:tc>
          <w:tcPr>
            <w:tcW w:w="236" w:type="dxa"/>
            <w:noWrap/>
            <w:vAlign w:val="center"/>
            <w:hideMark/>
          </w:tcPr>
          <w:p w14:paraId="5A10F1D6"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571A8B63" w14:textId="77777777" w:rsidR="00395D81" w:rsidRPr="00464EA7" w:rsidRDefault="00395D81" w:rsidP="00464EA7">
            <w:pPr>
              <w:jc w:val="right"/>
              <w:rPr>
                <w:color w:val="000000"/>
                <w:sz w:val="22"/>
                <w:szCs w:val="22"/>
              </w:rPr>
            </w:pPr>
            <w:r w:rsidRPr="00464EA7">
              <w:rPr>
                <w:color w:val="000000"/>
                <w:sz w:val="22"/>
                <w:szCs w:val="22"/>
              </w:rPr>
              <w:t>1.07</w:t>
            </w:r>
          </w:p>
        </w:tc>
        <w:tc>
          <w:tcPr>
            <w:tcW w:w="236" w:type="dxa"/>
            <w:noWrap/>
            <w:vAlign w:val="center"/>
            <w:hideMark/>
          </w:tcPr>
          <w:p w14:paraId="30623D57" w14:textId="77777777" w:rsidR="00395D81" w:rsidRPr="00464EA7" w:rsidRDefault="00395D81" w:rsidP="00464EA7">
            <w:pPr>
              <w:jc w:val="right"/>
              <w:rPr>
                <w:color w:val="000000"/>
                <w:sz w:val="22"/>
                <w:szCs w:val="22"/>
              </w:rPr>
            </w:pPr>
            <w:r w:rsidRPr="00464EA7">
              <w:rPr>
                <w:color w:val="000000"/>
                <w:sz w:val="22"/>
                <w:szCs w:val="22"/>
              </w:rPr>
              <w:t>0.76</w:t>
            </w:r>
          </w:p>
        </w:tc>
        <w:tc>
          <w:tcPr>
            <w:tcW w:w="236" w:type="dxa"/>
            <w:noWrap/>
            <w:vAlign w:val="center"/>
            <w:hideMark/>
          </w:tcPr>
          <w:p w14:paraId="43D80D6B" w14:textId="77777777" w:rsidR="00395D81" w:rsidRPr="00464EA7" w:rsidRDefault="00395D81" w:rsidP="00464EA7">
            <w:pPr>
              <w:jc w:val="right"/>
              <w:rPr>
                <w:color w:val="000000"/>
                <w:sz w:val="22"/>
                <w:szCs w:val="22"/>
              </w:rPr>
            </w:pPr>
            <w:r w:rsidRPr="00464EA7">
              <w:rPr>
                <w:color w:val="000000"/>
                <w:sz w:val="22"/>
                <w:szCs w:val="22"/>
              </w:rPr>
              <w:t>1.06</w:t>
            </w:r>
          </w:p>
        </w:tc>
      </w:tr>
      <w:tr w:rsidR="00B34BF1" w:rsidRPr="00464EA7" w14:paraId="205E56F4" w14:textId="77777777" w:rsidTr="005C52B8">
        <w:trPr>
          <w:cantSplit/>
          <w:trHeight w:val="283"/>
        </w:trPr>
        <w:tc>
          <w:tcPr>
            <w:tcW w:w="236" w:type="dxa"/>
            <w:vMerge/>
            <w:noWrap/>
            <w:textDirection w:val="btLr"/>
            <w:vAlign w:val="center"/>
            <w:hideMark/>
          </w:tcPr>
          <w:p w14:paraId="3847DCF6" w14:textId="105A3C0B" w:rsidR="00395D81" w:rsidRPr="00464EA7" w:rsidRDefault="00395D81" w:rsidP="00395D81">
            <w:pPr>
              <w:ind w:left="113" w:right="113"/>
              <w:jc w:val="center"/>
              <w:rPr>
                <w:color w:val="000000"/>
                <w:sz w:val="22"/>
                <w:szCs w:val="22"/>
              </w:rPr>
            </w:pPr>
          </w:p>
        </w:tc>
        <w:tc>
          <w:tcPr>
            <w:tcW w:w="236" w:type="dxa"/>
            <w:noWrap/>
            <w:hideMark/>
          </w:tcPr>
          <w:p w14:paraId="37F49C7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3E234591"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A309853" w14:textId="77777777" w:rsidR="00395D81" w:rsidRPr="00464EA7" w:rsidRDefault="00395D81" w:rsidP="00464EA7">
            <w:pPr>
              <w:jc w:val="right"/>
              <w:rPr>
                <w:color w:val="000000"/>
                <w:sz w:val="22"/>
                <w:szCs w:val="22"/>
              </w:rPr>
            </w:pPr>
            <w:r w:rsidRPr="00464EA7">
              <w:rPr>
                <w:color w:val="000000"/>
                <w:sz w:val="22"/>
                <w:szCs w:val="22"/>
              </w:rPr>
              <w:t>2.64</w:t>
            </w:r>
          </w:p>
        </w:tc>
        <w:tc>
          <w:tcPr>
            <w:tcW w:w="236" w:type="dxa"/>
            <w:noWrap/>
            <w:vAlign w:val="center"/>
            <w:hideMark/>
          </w:tcPr>
          <w:p w14:paraId="6550A162" w14:textId="5609D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4C28C2"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41C4737E" w14:textId="406554E5"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88F7A86"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235C20AD" w14:textId="2AC630E8" w:rsidR="00395D81" w:rsidRPr="00464EA7" w:rsidRDefault="00464EA7" w:rsidP="00464EA7">
            <w:pPr>
              <w:jc w:val="center"/>
              <w:rPr>
                <w:color w:val="000000"/>
                <w:sz w:val="22"/>
                <w:szCs w:val="22"/>
              </w:rPr>
            </w:pPr>
            <w:r>
              <w:rPr>
                <w:color w:val="000000"/>
                <w:sz w:val="22"/>
                <w:szCs w:val="22"/>
              </w:rPr>
              <w:t>-</w:t>
            </w:r>
          </w:p>
        </w:tc>
      </w:tr>
      <w:tr w:rsidR="00B34BF1" w:rsidRPr="00464EA7" w14:paraId="5F3575BC" w14:textId="77777777" w:rsidTr="005C52B8">
        <w:trPr>
          <w:cantSplit/>
          <w:trHeight w:val="283"/>
        </w:trPr>
        <w:tc>
          <w:tcPr>
            <w:tcW w:w="236" w:type="dxa"/>
            <w:vMerge/>
            <w:tcBorders>
              <w:bottom w:val="double" w:sz="4" w:space="0" w:color="auto"/>
            </w:tcBorders>
            <w:noWrap/>
            <w:textDirection w:val="btLr"/>
            <w:vAlign w:val="center"/>
            <w:hideMark/>
          </w:tcPr>
          <w:p w14:paraId="5E3A9AC4" w14:textId="6C83B683" w:rsidR="00395D81" w:rsidRPr="00464EA7" w:rsidRDefault="00395D81" w:rsidP="00395D81">
            <w:pPr>
              <w:ind w:left="113" w:right="113"/>
              <w:jc w:val="center"/>
              <w:rPr>
                <w:color w:val="000000"/>
                <w:sz w:val="22"/>
                <w:szCs w:val="22"/>
              </w:rPr>
            </w:pPr>
          </w:p>
        </w:tc>
        <w:tc>
          <w:tcPr>
            <w:tcW w:w="236" w:type="dxa"/>
            <w:tcBorders>
              <w:bottom w:val="double" w:sz="4" w:space="0" w:color="auto"/>
            </w:tcBorders>
            <w:noWrap/>
            <w:hideMark/>
          </w:tcPr>
          <w:p w14:paraId="09504007"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66B4F274"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tcBorders>
              <w:bottom w:val="double" w:sz="4" w:space="0" w:color="auto"/>
            </w:tcBorders>
            <w:noWrap/>
            <w:vAlign w:val="center"/>
            <w:hideMark/>
          </w:tcPr>
          <w:p w14:paraId="46C648E5" w14:textId="77777777" w:rsidR="00395D81" w:rsidRPr="00464EA7" w:rsidRDefault="00395D81" w:rsidP="00464EA7">
            <w:pPr>
              <w:jc w:val="right"/>
              <w:rPr>
                <w:color w:val="000000"/>
                <w:sz w:val="22"/>
                <w:szCs w:val="22"/>
              </w:rPr>
            </w:pPr>
            <w:r w:rsidRPr="00464EA7">
              <w:rPr>
                <w:color w:val="000000"/>
                <w:sz w:val="22"/>
                <w:szCs w:val="22"/>
              </w:rPr>
              <w:t>2.29</w:t>
            </w:r>
          </w:p>
        </w:tc>
        <w:tc>
          <w:tcPr>
            <w:tcW w:w="236" w:type="dxa"/>
            <w:tcBorders>
              <w:bottom w:val="double" w:sz="4" w:space="0" w:color="auto"/>
            </w:tcBorders>
            <w:noWrap/>
            <w:vAlign w:val="center"/>
            <w:hideMark/>
          </w:tcPr>
          <w:p w14:paraId="3FE76397" w14:textId="22C8D5B0"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2AE46F00"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tcBorders>
              <w:bottom w:val="double" w:sz="4" w:space="0" w:color="auto"/>
            </w:tcBorders>
            <w:noWrap/>
            <w:vAlign w:val="center"/>
            <w:hideMark/>
          </w:tcPr>
          <w:p w14:paraId="18830FFF" w14:textId="77777777" w:rsidR="00395D81" w:rsidRPr="00464EA7" w:rsidRDefault="00395D81" w:rsidP="00464EA7">
            <w:pPr>
              <w:jc w:val="right"/>
              <w:rPr>
                <w:color w:val="000000"/>
                <w:sz w:val="22"/>
                <w:szCs w:val="22"/>
              </w:rPr>
            </w:pPr>
            <w:r w:rsidRPr="00464EA7">
              <w:rPr>
                <w:color w:val="000000"/>
                <w:sz w:val="22"/>
                <w:szCs w:val="22"/>
              </w:rPr>
              <w:t>2.37</w:t>
            </w:r>
          </w:p>
        </w:tc>
        <w:tc>
          <w:tcPr>
            <w:tcW w:w="236" w:type="dxa"/>
            <w:tcBorders>
              <w:bottom w:val="double" w:sz="4" w:space="0" w:color="auto"/>
            </w:tcBorders>
            <w:noWrap/>
            <w:vAlign w:val="center"/>
            <w:hideMark/>
          </w:tcPr>
          <w:p w14:paraId="77095791"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tcBorders>
              <w:bottom w:val="double" w:sz="4" w:space="0" w:color="auto"/>
            </w:tcBorders>
            <w:noWrap/>
            <w:vAlign w:val="center"/>
            <w:hideMark/>
          </w:tcPr>
          <w:p w14:paraId="3C713CC7" w14:textId="7B30DDB8" w:rsidR="00395D81" w:rsidRPr="00464EA7" w:rsidRDefault="00464EA7" w:rsidP="00464EA7">
            <w:pPr>
              <w:jc w:val="center"/>
              <w:rPr>
                <w:color w:val="000000"/>
                <w:sz w:val="22"/>
                <w:szCs w:val="22"/>
              </w:rPr>
            </w:pPr>
            <w:r>
              <w:rPr>
                <w:color w:val="000000"/>
                <w:sz w:val="22"/>
                <w:szCs w:val="22"/>
              </w:rPr>
              <w:t>-</w:t>
            </w:r>
          </w:p>
        </w:tc>
      </w:tr>
      <w:tr w:rsidR="00B34BF1" w:rsidRPr="00464EA7" w14:paraId="1705D1D5" w14:textId="77777777" w:rsidTr="005C52B8">
        <w:trPr>
          <w:cantSplit/>
          <w:trHeight w:val="283"/>
        </w:trPr>
        <w:tc>
          <w:tcPr>
            <w:tcW w:w="236" w:type="dxa"/>
            <w:vMerge w:val="restart"/>
            <w:tcBorders>
              <w:top w:val="double" w:sz="4" w:space="0" w:color="auto"/>
            </w:tcBorders>
            <w:noWrap/>
            <w:textDirection w:val="btLr"/>
            <w:vAlign w:val="center"/>
            <w:hideMark/>
          </w:tcPr>
          <w:p w14:paraId="20F2862A" w14:textId="3B9DD91D" w:rsidR="00395D81" w:rsidRPr="00464EA7" w:rsidRDefault="00395D81" w:rsidP="00395D81">
            <w:pPr>
              <w:ind w:left="113" w:right="113"/>
              <w:jc w:val="center"/>
              <w:rPr>
                <w:color w:val="000000"/>
                <w:sz w:val="22"/>
                <w:szCs w:val="22"/>
              </w:rPr>
            </w:pPr>
            <w:r w:rsidRPr="00464EA7">
              <w:rPr>
                <w:color w:val="000000"/>
                <w:sz w:val="22"/>
                <w:szCs w:val="22"/>
              </w:rPr>
              <w:t>CID+</w:t>
            </w:r>
          </w:p>
        </w:tc>
        <w:tc>
          <w:tcPr>
            <w:tcW w:w="236" w:type="dxa"/>
            <w:tcBorders>
              <w:top w:val="double" w:sz="4" w:space="0" w:color="auto"/>
            </w:tcBorders>
            <w:noWrap/>
            <w:hideMark/>
          </w:tcPr>
          <w:p w14:paraId="1311BD12"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2A8F1DC7"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top w:val="double" w:sz="4" w:space="0" w:color="auto"/>
            </w:tcBorders>
            <w:noWrap/>
            <w:vAlign w:val="center"/>
            <w:hideMark/>
          </w:tcPr>
          <w:p w14:paraId="4F7624A6" w14:textId="3F3D90F9"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268C77B" w14:textId="4A57DB65"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8B95EA0"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top w:val="double" w:sz="4" w:space="0" w:color="auto"/>
            </w:tcBorders>
            <w:noWrap/>
            <w:vAlign w:val="center"/>
            <w:hideMark/>
          </w:tcPr>
          <w:p w14:paraId="4A6FE8A8" w14:textId="77777777" w:rsidR="00395D81" w:rsidRPr="00464EA7" w:rsidRDefault="00395D81" w:rsidP="00464EA7">
            <w:pPr>
              <w:jc w:val="right"/>
              <w:rPr>
                <w:color w:val="000000"/>
                <w:sz w:val="22"/>
                <w:szCs w:val="22"/>
              </w:rPr>
            </w:pPr>
            <w:r w:rsidRPr="00464EA7">
              <w:rPr>
                <w:color w:val="000000"/>
                <w:sz w:val="22"/>
                <w:szCs w:val="22"/>
              </w:rPr>
              <w:t>10.11</w:t>
            </w:r>
          </w:p>
        </w:tc>
        <w:tc>
          <w:tcPr>
            <w:tcW w:w="236" w:type="dxa"/>
            <w:tcBorders>
              <w:top w:val="double" w:sz="4" w:space="0" w:color="auto"/>
            </w:tcBorders>
            <w:noWrap/>
            <w:vAlign w:val="center"/>
            <w:hideMark/>
          </w:tcPr>
          <w:p w14:paraId="423D5F45" w14:textId="77777777" w:rsidR="00395D81" w:rsidRPr="00464EA7" w:rsidRDefault="00395D81" w:rsidP="00464EA7">
            <w:pPr>
              <w:jc w:val="right"/>
              <w:rPr>
                <w:color w:val="000000"/>
                <w:sz w:val="22"/>
                <w:szCs w:val="22"/>
              </w:rPr>
            </w:pPr>
            <w:r w:rsidRPr="00464EA7">
              <w:rPr>
                <w:color w:val="000000"/>
                <w:sz w:val="22"/>
                <w:szCs w:val="22"/>
              </w:rPr>
              <w:t>0.24</w:t>
            </w:r>
          </w:p>
        </w:tc>
        <w:tc>
          <w:tcPr>
            <w:tcW w:w="236" w:type="dxa"/>
            <w:tcBorders>
              <w:top w:val="double" w:sz="4" w:space="0" w:color="auto"/>
            </w:tcBorders>
            <w:noWrap/>
            <w:vAlign w:val="center"/>
            <w:hideMark/>
          </w:tcPr>
          <w:p w14:paraId="477CBA59" w14:textId="7E8F3AD6" w:rsidR="00395D81" w:rsidRPr="00464EA7" w:rsidRDefault="00464EA7" w:rsidP="00464EA7">
            <w:pPr>
              <w:jc w:val="center"/>
              <w:rPr>
                <w:color w:val="000000"/>
                <w:sz w:val="22"/>
                <w:szCs w:val="22"/>
              </w:rPr>
            </w:pPr>
            <w:r>
              <w:rPr>
                <w:color w:val="000000"/>
                <w:sz w:val="22"/>
                <w:szCs w:val="22"/>
              </w:rPr>
              <w:t>-</w:t>
            </w:r>
          </w:p>
        </w:tc>
      </w:tr>
      <w:tr w:rsidR="00B34BF1" w:rsidRPr="00464EA7" w14:paraId="5BFFD0F9" w14:textId="77777777" w:rsidTr="005C52B8">
        <w:trPr>
          <w:cantSplit/>
          <w:trHeight w:val="283"/>
        </w:trPr>
        <w:tc>
          <w:tcPr>
            <w:tcW w:w="236" w:type="dxa"/>
            <w:vMerge/>
            <w:noWrap/>
            <w:hideMark/>
          </w:tcPr>
          <w:p w14:paraId="554FA8A0" w14:textId="52E744F8" w:rsidR="00395D81" w:rsidRPr="00464EA7" w:rsidRDefault="00395D81" w:rsidP="00CE3794">
            <w:pPr>
              <w:rPr>
                <w:color w:val="000000"/>
                <w:sz w:val="22"/>
                <w:szCs w:val="22"/>
              </w:rPr>
            </w:pPr>
          </w:p>
        </w:tc>
        <w:tc>
          <w:tcPr>
            <w:tcW w:w="236" w:type="dxa"/>
            <w:noWrap/>
            <w:hideMark/>
          </w:tcPr>
          <w:p w14:paraId="6C04F091"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148DE0D7" w14:textId="77777777" w:rsidR="00395D81" w:rsidRPr="00464EA7" w:rsidRDefault="00395D81" w:rsidP="00464EA7">
            <w:pPr>
              <w:jc w:val="right"/>
              <w:rPr>
                <w:color w:val="000000"/>
                <w:sz w:val="22"/>
                <w:szCs w:val="22"/>
              </w:rPr>
            </w:pPr>
            <w:r w:rsidRPr="00464EA7">
              <w:rPr>
                <w:color w:val="000000"/>
                <w:sz w:val="22"/>
                <w:szCs w:val="22"/>
              </w:rPr>
              <w:t>0.04</w:t>
            </w:r>
          </w:p>
        </w:tc>
        <w:tc>
          <w:tcPr>
            <w:tcW w:w="236" w:type="dxa"/>
            <w:noWrap/>
            <w:vAlign w:val="center"/>
            <w:hideMark/>
          </w:tcPr>
          <w:p w14:paraId="21F75CD1" w14:textId="77777777" w:rsidR="00395D81" w:rsidRPr="00464EA7" w:rsidRDefault="00395D81" w:rsidP="00464EA7">
            <w:pPr>
              <w:jc w:val="right"/>
              <w:rPr>
                <w:color w:val="000000"/>
                <w:sz w:val="22"/>
                <w:szCs w:val="22"/>
              </w:rPr>
            </w:pPr>
            <w:r w:rsidRPr="00464EA7">
              <w:rPr>
                <w:color w:val="000000"/>
                <w:sz w:val="22"/>
                <w:szCs w:val="22"/>
              </w:rPr>
              <w:t>1.13</w:t>
            </w:r>
          </w:p>
        </w:tc>
        <w:tc>
          <w:tcPr>
            <w:tcW w:w="236" w:type="dxa"/>
            <w:noWrap/>
            <w:vAlign w:val="center"/>
            <w:hideMark/>
          </w:tcPr>
          <w:p w14:paraId="29B0870F" w14:textId="76426929"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3A08B6"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716D2C25" w14:textId="77777777" w:rsidR="00395D81" w:rsidRPr="00464EA7" w:rsidRDefault="00395D81" w:rsidP="00464EA7">
            <w:pPr>
              <w:jc w:val="right"/>
              <w:rPr>
                <w:color w:val="000000"/>
                <w:sz w:val="22"/>
                <w:szCs w:val="22"/>
              </w:rPr>
            </w:pPr>
            <w:r w:rsidRPr="00464EA7">
              <w:rPr>
                <w:color w:val="000000"/>
                <w:sz w:val="22"/>
                <w:szCs w:val="22"/>
              </w:rPr>
              <w:t>1.83</w:t>
            </w:r>
          </w:p>
        </w:tc>
        <w:tc>
          <w:tcPr>
            <w:tcW w:w="236" w:type="dxa"/>
            <w:noWrap/>
            <w:vAlign w:val="center"/>
            <w:hideMark/>
          </w:tcPr>
          <w:p w14:paraId="0443755D"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AFA363F" w14:textId="11F8A206" w:rsidR="00395D81" w:rsidRPr="00464EA7" w:rsidRDefault="00464EA7" w:rsidP="00464EA7">
            <w:pPr>
              <w:jc w:val="center"/>
              <w:rPr>
                <w:color w:val="000000"/>
                <w:sz w:val="22"/>
                <w:szCs w:val="22"/>
              </w:rPr>
            </w:pPr>
            <w:r>
              <w:rPr>
                <w:color w:val="000000"/>
                <w:sz w:val="22"/>
                <w:szCs w:val="22"/>
              </w:rPr>
              <w:t>-</w:t>
            </w:r>
          </w:p>
        </w:tc>
      </w:tr>
      <w:tr w:rsidR="00B34BF1" w:rsidRPr="00464EA7" w14:paraId="134CF258" w14:textId="77777777" w:rsidTr="005C52B8">
        <w:trPr>
          <w:cantSplit/>
          <w:trHeight w:val="283"/>
        </w:trPr>
        <w:tc>
          <w:tcPr>
            <w:tcW w:w="236" w:type="dxa"/>
            <w:vMerge/>
            <w:noWrap/>
            <w:hideMark/>
          </w:tcPr>
          <w:p w14:paraId="0000C23E" w14:textId="21065B50" w:rsidR="00395D81" w:rsidRPr="00464EA7" w:rsidRDefault="00395D81" w:rsidP="00CE3794">
            <w:pPr>
              <w:rPr>
                <w:color w:val="000000"/>
                <w:sz w:val="22"/>
                <w:szCs w:val="22"/>
              </w:rPr>
            </w:pPr>
          </w:p>
        </w:tc>
        <w:tc>
          <w:tcPr>
            <w:tcW w:w="236" w:type="dxa"/>
            <w:noWrap/>
            <w:hideMark/>
          </w:tcPr>
          <w:p w14:paraId="38287993"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03CCC6F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61F9825D" w14:textId="77777777" w:rsidR="00395D81" w:rsidRPr="00464EA7" w:rsidRDefault="00395D81" w:rsidP="00464EA7">
            <w:pPr>
              <w:jc w:val="right"/>
              <w:rPr>
                <w:color w:val="000000"/>
                <w:sz w:val="22"/>
                <w:szCs w:val="22"/>
              </w:rPr>
            </w:pPr>
            <w:r w:rsidRPr="00464EA7">
              <w:rPr>
                <w:color w:val="000000"/>
                <w:sz w:val="22"/>
                <w:szCs w:val="22"/>
              </w:rPr>
              <w:t>2.93</w:t>
            </w:r>
          </w:p>
        </w:tc>
        <w:tc>
          <w:tcPr>
            <w:tcW w:w="236" w:type="dxa"/>
            <w:noWrap/>
            <w:vAlign w:val="center"/>
            <w:hideMark/>
          </w:tcPr>
          <w:p w14:paraId="3C0B1010" w14:textId="77777777" w:rsidR="00395D81" w:rsidRPr="00464EA7" w:rsidRDefault="00395D81" w:rsidP="00464EA7">
            <w:pPr>
              <w:jc w:val="right"/>
              <w:rPr>
                <w:color w:val="000000"/>
                <w:sz w:val="22"/>
                <w:szCs w:val="22"/>
              </w:rPr>
            </w:pPr>
            <w:r w:rsidRPr="00464EA7">
              <w:rPr>
                <w:color w:val="000000"/>
                <w:sz w:val="22"/>
                <w:szCs w:val="22"/>
              </w:rPr>
              <w:t>1.34</w:t>
            </w:r>
          </w:p>
        </w:tc>
        <w:tc>
          <w:tcPr>
            <w:tcW w:w="236" w:type="dxa"/>
            <w:noWrap/>
            <w:vAlign w:val="center"/>
            <w:hideMark/>
          </w:tcPr>
          <w:p w14:paraId="0F740D55"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72302F59" w14:textId="0FF7DA12"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3D954F63"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24134BBA" w14:textId="5E3F2BDF" w:rsidR="00395D81" w:rsidRPr="00464EA7" w:rsidRDefault="00464EA7" w:rsidP="00464EA7">
            <w:pPr>
              <w:jc w:val="center"/>
              <w:rPr>
                <w:color w:val="000000"/>
                <w:sz w:val="22"/>
                <w:szCs w:val="22"/>
              </w:rPr>
            </w:pPr>
            <w:r>
              <w:rPr>
                <w:color w:val="000000"/>
                <w:sz w:val="22"/>
                <w:szCs w:val="22"/>
              </w:rPr>
              <w:t>-</w:t>
            </w:r>
          </w:p>
        </w:tc>
      </w:tr>
      <w:tr w:rsidR="00B34BF1" w:rsidRPr="00464EA7" w14:paraId="0DE63539" w14:textId="77777777" w:rsidTr="005C52B8">
        <w:trPr>
          <w:cantSplit/>
          <w:trHeight w:val="283"/>
        </w:trPr>
        <w:tc>
          <w:tcPr>
            <w:tcW w:w="236" w:type="dxa"/>
            <w:vMerge/>
            <w:noWrap/>
            <w:hideMark/>
          </w:tcPr>
          <w:p w14:paraId="09F9D04C" w14:textId="6711BF19" w:rsidR="00395D81" w:rsidRPr="00464EA7" w:rsidRDefault="00395D81" w:rsidP="00CE3794">
            <w:pPr>
              <w:rPr>
                <w:color w:val="000000"/>
                <w:sz w:val="22"/>
                <w:szCs w:val="22"/>
              </w:rPr>
            </w:pPr>
          </w:p>
        </w:tc>
        <w:tc>
          <w:tcPr>
            <w:tcW w:w="236" w:type="dxa"/>
            <w:noWrap/>
            <w:hideMark/>
          </w:tcPr>
          <w:p w14:paraId="4FB89B2C"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7825BD39"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5AD93688" w14:textId="77777777" w:rsidR="00395D81" w:rsidRPr="00464EA7" w:rsidRDefault="00395D81" w:rsidP="00464EA7">
            <w:pPr>
              <w:jc w:val="right"/>
              <w:rPr>
                <w:color w:val="000000"/>
                <w:sz w:val="22"/>
                <w:szCs w:val="22"/>
              </w:rPr>
            </w:pPr>
            <w:r w:rsidRPr="00464EA7">
              <w:rPr>
                <w:color w:val="000000"/>
                <w:sz w:val="22"/>
                <w:szCs w:val="22"/>
              </w:rPr>
              <w:t>2.53</w:t>
            </w:r>
          </w:p>
        </w:tc>
        <w:tc>
          <w:tcPr>
            <w:tcW w:w="236" w:type="dxa"/>
            <w:noWrap/>
            <w:vAlign w:val="center"/>
            <w:hideMark/>
          </w:tcPr>
          <w:p w14:paraId="5A0DDEF0" w14:textId="01EFEA0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2E8DBA"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52001207" w14:textId="632210F6"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7C0813D" w14:textId="77777777" w:rsidR="00395D81" w:rsidRPr="00464EA7" w:rsidRDefault="00395D81" w:rsidP="00464EA7">
            <w:pPr>
              <w:jc w:val="right"/>
              <w:rPr>
                <w:color w:val="000000"/>
                <w:sz w:val="22"/>
                <w:szCs w:val="22"/>
              </w:rPr>
            </w:pPr>
            <w:r w:rsidRPr="00464EA7">
              <w:rPr>
                <w:color w:val="000000"/>
                <w:sz w:val="22"/>
                <w:szCs w:val="22"/>
              </w:rPr>
              <w:t>0.44</w:t>
            </w:r>
          </w:p>
        </w:tc>
        <w:tc>
          <w:tcPr>
            <w:tcW w:w="236" w:type="dxa"/>
            <w:noWrap/>
            <w:vAlign w:val="center"/>
            <w:hideMark/>
          </w:tcPr>
          <w:p w14:paraId="5F2AF42C" w14:textId="63221F3C" w:rsidR="00395D81" w:rsidRPr="00464EA7" w:rsidRDefault="00395D81" w:rsidP="00464EA7">
            <w:pPr>
              <w:jc w:val="right"/>
              <w:rPr>
                <w:color w:val="000000"/>
                <w:sz w:val="22"/>
                <w:szCs w:val="22"/>
              </w:rPr>
            </w:pPr>
            <w:r w:rsidRPr="00464EA7">
              <w:rPr>
                <w:color w:val="000000"/>
                <w:sz w:val="22"/>
                <w:szCs w:val="22"/>
              </w:rPr>
              <w:t>0.2</w:t>
            </w:r>
            <w:ins w:id="150" w:author="O'Meara, Brian C" w:date="2022-07-06T11:47:00Z">
              <w:r w:rsidR="00AD146C">
                <w:rPr>
                  <w:color w:val="000000"/>
                  <w:sz w:val="22"/>
                  <w:szCs w:val="22"/>
                </w:rPr>
                <w:t>0</w:t>
              </w:r>
            </w:ins>
          </w:p>
        </w:tc>
      </w:tr>
      <w:tr w:rsidR="00B34BF1" w:rsidRPr="00464EA7" w14:paraId="3CAE713B" w14:textId="77777777" w:rsidTr="005C52B8">
        <w:trPr>
          <w:cantSplit/>
          <w:trHeight w:val="283"/>
        </w:trPr>
        <w:tc>
          <w:tcPr>
            <w:tcW w:w="236" w:type="dxa"/>
            <w:vMerge/>
            <w:noWrap/>
            <w:hideMark/>
          </w:tcPr>
          <w:p w14:paraId="53947B23" w14:textId="5316E9AB" w:rsidR="00395D81" w:rsidRPr="00464EA7" w:rsidRDefault="00395D81" w:rsidP="00CE3794">
            <w:pPr>
              <w:rPr>
                <w:color w:val="000000"/>
                <w:sz w:val="22"/>
                <w:szCs w:val="22"/>
              </w:rPr>
            </w:pPr>
          </w:p>
        </w:tc>
        <w:tc>
          <w:tcPr>
            <w:tcW w:w="236" w:type="dxa"/>
            <w:noWrap/>
            <w:hideMark/>
          </w:tcPr>
          <w:p w14:paraId="0244C6BC"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2388C5AF"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51148492" w14:textId="77777777" w:rsidR="00395D81" w:rsidRPr="00464EA7" w:rsidRDefault="00395D81" w:rsidP="00464EA7">
            <w:pPr>
              <w:jc w:val="right"/>
              <w:rPr>
                <w:color w:val="000000"/>
                <w:sz w:val="22"/>
                <w:szCs w:val="22"/>
              </w:rPr>
            </w:pPr>
            <w:r w:rsidRPr="00464EA7">
              <w:rPr>
                <w:color w:val="000000"/>
                <w:sz w:val="22"/>
                <w:szCs w:val="22"/>
              </w:rPr>
              <w:t>1.26</w:t>
            </w:r>
          </w:p>
        </w:tc>
        <w:tc>
          <w:tcPr>
            <w:tcW w:w="236" w:type="dxa"/>
            <w:noWrap/>
            <w:vAlign w:val="center"/>
            <w:hideMark/>
          </w:tcPr>
          <w:p w14:paraId="1B2EB626"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6A0E92DD"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noWrap/>
            <w:vAlign w:val="center"/>
            <w:hideMark/>
          </w:tcPr>
          <w:p w14:paraId="4C2517EE" w14:textId="77777777" w:rsidR="00395D81" w:rsidRPr="00464EA7" w:rsidRDefault="00395D81" w:rsidP="00464EA7">
            <w:pPr>
              <w:jc w:val="right"/>
              <w:rPr>
                <w:color w:val="000000"/>
                <w:sz w:val="22"/>
                <w:szCs w:val="22"/>
              </w:rPr>
            </w:pPr>
            <w:r w:rsidRPr="00464EA7">
              <w:rPr>
                <w:color w:val="000000"/>
                <w:sz w:val="22"/>
                <w:szCs w:val="22"/>
              </w:rPr>
              <w:t>13.44</w:t>
            </w:r>
          </w:p>
        </w:tc>
        <w:tc>
          <w:tcPr>
            <w:tcW w:w="236" w:type="dxa"/>
            <w:noWrap/>
            <w:vAlign w:val="center"/>
            <w:hideMark/>
          </w:tcPr>
          <w:p w14:paraId="4613D1AA"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015F3630" w14:textId="0DCF22DB" w:rsidR="00395D81" w:rsidRPr="00464EA7" w:rsidRDefault="00464EA7" w:rsidP="00464EA7">
            <w:pPr>
              <w:jc w:val="center"/>
              <w:rPr>
                <w:color w:val="000000"/>
                <w:sz w:val="22"/>
                <w:szCs w:val="22"/>
              </w:rPr>
            </w:pPr>
            <w:r>
              <w:rPr>
                <w:color w:val="000000"/>
                <w:sz w:val="22"/>
                <w:szCs w:val="22"/>
              </w:rPr>
              <w:t>-</w:t>
            </w:r>
          </w:p>
        </w:tc>
      </w:tr>
      <w:tr w:rsidR="00B34BF1" w:rsidRPr="00464EA7" w14:paraId="5A3B3BCD" w14:textId="77777777" w:rsidTr="005C52B8">
        <w:trPr>
          <w:cantSplit/>
          <w:trHeight w:val="283"/>
        </w:trPr>
        <w:tc>
          <w:tcPr>
            <w:tcW w:w="236" w:type="dxa"/>
            <w:vMerge/>
            <w:noWrap/>
            <w:hideMark/>
          </w:tcPr>
          <w:p w14:paraId="0B3ABB35" w14:textId="0FC901FA" w:rsidR="00395D81" w:rsidRPr="00464EA7" w:rsidRDefault="00395D81" w:rsidP="00CE3794">
            <w:pPr>
              <w:rPr>
                <w:color w:val="000000"/>
                <w:sz w:val="22"/>
                <w:szCs w:val="22"/>
              </w:rPr>
            </w:pPr>
          </w:p>
        </w:tc>
        <w:tc>
          <w:tcPr>
            <w:tcW w:w="236" w:type="dxa"/>
            <w:noWrap/>
            <w:hideMark/>
          </w:tcPr>
          <w:p w14:paraId="672C85DE"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32187688"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F8813EC" w14:textId="4F9942E3" w:rsidR="00395D81" w:rsidRPr="00464EA7" w:rsidRDefault="00395D81" w:rsidP="00464EA7">
            <w:pPr>
              <w:jc w:val="right"/>
              <w:rPr>
                <w:color w:val="000000"/>
                <w:sz w:val="22"/>
                <w:szCs w:val="22"/>
              </w:rPr>
            </w:pPr>
            <w:r w:rsidRPr="00464EA7">
              <w:rPr>
                <w:color w:val="000000"/>
                <w:sz w:val="22"/>
                <w:szCs w:val="22"/>
              </w:rPr>
              <w:t>2.5</w:t>
            </w:r>
            <w:ins w:id="151" w:author="O'Meara, Brian C" w:date="2022-07-06T11:47:00Z">
              <w:r w:rsidR="00AD146C">
                <w:rPr>
                  <w:color w:val="000000"/>
                  <w:sz w:val="22"/>
                  <w:szCs w:val="22"/>
                </w:rPr>
                <w:t>0</w:t>
              </w:r>
            </w:ins>
          </w:p>
        </w:tc>
        <w:tc>
          <w:tcPr>
            <w:tcW w:w="236" w:type="dxa"/>
            <w:noWrap/>
            <w:vAlign w:val="center"/>
            <w:hideMark/>
          </w:tcPr>
          <w:p w14:paraId="527140BD" w14:textId="4528CDA4"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DCD842D"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3054934E" w14:textId="77777777" w:rsidR="00395D81" w:rsidRPr="00464EA7" w:rsidRDefault="00395D81" w:rsidP="00464EA7">
            <w:pPr>
              <w:jc w:val="right"/>
              <w:rPr>
                <w:color w:val="000000"/>
                <w:sz w:val="22"/>
                <w:szCs w:val="22"/>
              </w:rPr>
            </w:pPr>
            <w:r w:rsidRPr="00464EA7">
              <w:rPr>
                <w:color w:val="000000"/>
                <w:sz w:val="22"/>
                <w:szCs w:val="22"/>
              </w:rPr>
              <w:t>2.12</w:t>
            </w:r>
          </w:p>
        </w:tc>
        <w:tc>
          <w:tcPr>
            <w:tcW w:w="236" w:type="dxa"/>
            <w:noWrap/>
            <w:vAlign w:val="center"/>
            <w:hideMark/>
          </w:tcPr>
          <w:p w14:paraId="37A3F2D3" w14:textId="2B6872D7" w:rsidR="00395D81" w:rsidRPr="00464EA7" w:rsidRDefault="00395D81" w:rsidP="00464EA7">
            <w:pPr>
              <w:jc w:val="right"/>
              <w:rPr>
                <w:color w:val="000000"/>
                <w:sz w:val="22"/>
                <w:szCs w:val="22"/>
              </w:rPr>
            </w:pPr>
            <w:r w:rsidRPr="00464EA7">
              <w:rPr>
                <w:color w:val="000000"/>
                <w:sz w:val="22"/>
                <w:szCs w:val="22"/>
              </w:rPr>
              <w:t>1.3</w:t>
            </w:r>
            <w:ins w:id="152" w:author="O'Meara, Brian C" w:date="2022-07-06T11:47:00Z">
              <w:r w:rsidR="00AD146C">
                <w:rPr>
                  <w:color w:val="000000"/>
                  <w:sz w:val="22"/>
                  <w:szCs w:val="22"/>
                </w:rPr>
                <w:t>0</w:t>
              </w:r>
            </w:ins>
          </w:p>
        </w:tc>
        <w:tc>
          <w:tcPr>
            <w:tcW w:w="236" w:type="dxa"/>
            <w:noWrap/>
            <w:vAlign w:val="center"/>
            <w:hideMark/>
          </w:tcPr>
          <w:p w14:paraId="27A75A2D" w14:textId="77777777" w:rsidR="00395D81" w:rsidRPr="00464EA7" w:rsidRDefault="00395D81" w:rsidP="00464EA7">
            <w:pPr>
              <w:jc w:val="right"/>
              <w:rPr>
                <w:color w:val="000000"/>
                <w:sz w:val="22"/>
                <w:szCs w:val="22"/>
              </w:rPr>
            </w:pPr>
            <w:r w:rsidRPr="00464EA7">
              <w:rPr>
                <w:color w:val="000000"/>
                <w:sz w:val="22"/>
                <w:szCs w:val="22"/>
              </w:rPr>
              <w:t>0.68</w:t>
            </w:r>
          </w:p>
        </w:tc>
      </w:tr>
      <w:tr w:rsidR="00B34BF1" w:rsidRPr="00464EA7" w14:paraId="1C5D8759" w14:textId="77777777" w:rsidTr="005C52B8">
        <w:trPr>
          <w:cantSplit/>
          <w:trHeight w:val="283"/>
        </w:trPr>
        <w:tc>
          <w:tcPr>
            <w:tcW w:w="236" w:type="dxa"/>
            <w:vMerge/>
            <w:noWrap/>
            <w:hideMark/>
          </w:tcPr>
          <w:p w14:paraId="2D71FDF1" w14:textId="5AE5F08A" w:rsidR="00395D81" w:rsidRPr="00464EA7" w:rsidRDefault="00395D81" w:rsidP="00CE3794">
            <w:pPr>
              <w:rPr>
                <w:color w:val="000000"/>
                <w:sz w:val="22"/>
                <w:szCs w:val="22"/>
              </w:rPr>
            </w:pPr>
          </w:p>
        </w:tc>
        <w:tc>
          <w:tcPr>
            <w:tcW w:w="236" w:type="dxa"/>
            <w:noWrap/>
            <w:hideMark/>
          </w:tcPr>
          <w:p w14:paraId="0927D18F"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579F079B"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F3A90B" w14:textId="77777777" w:rsidR="00395D81" w:rsidRPr="00464EA7" w:rsidRDefault="00395D81" w:rsidP="00464EA7">
            <w:pPr>
              <w:jc w:val="right"/>
              <w:rPr>
                <w:color w:val="000000"/>
                <w:sz w:val="22"/>
                <w:szCs w:val="22"/>
              </w:rPr>
            </w:pPr>
            <w:r w:rsidRPr="00464EA7">
              <w:rPr>
                <w:color w:val="000000"/>
                <w:sz w:val="22"/>
                <w:szCs w:val="22"/>
              </w:rPr>
              <w:t>8.28</w:t>
            </w:r>
          </w:p>
        </w:tc>
        <w:tc>
          <w:tcPr>
            <w:tcW w:w="236" w:type="dxa"/>
            <w:noWrap/>
            <w:vAlign w:val="center"/>
            <w:hideMark/>
          </w:tcPr>
          <w:p w14:paraId="40A8B568"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23442948" w14:textId="77777777" w:rsidR="00395D81" w:rsidRPr="00464EA7" w:rsidRDefault="00395D81" w:rsidP="00464EA7">
            <w:pPr>
              <w:jc w:val="right"/>
              <w:rPr>
                <w:color w:val="000000"/>
                <w:sz w:val="22"/>
                <w:szCs w:val="22"/>
              </w:rPr>
            </w:pPr>
            <w:r w:rsidRPr="00464EA7">
              <w:rPr>
                <w:color w:val="000000"/>
                <w:sz w:val="22"/>
                <w:szCs w:val="22"/>
              </w:rPr>
              <w:t>0.23</w:t>
            </w:r>
          </w:p>
        </w:tc>
        <w:tc>
          <w:tcPr>
            <w:tcW w:w="236" w:type="dxa"/>
            <w:noWrap/>
            <w:vAlign w:val="center"/>
            <w:hideMark/>
          </w:tcPr>
          <w:p w14:paraId="08F0621C" w14:textId="4BA2CDF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08F0936F" w14:textId="77777777" w:rsidR="00395D81" w:rsidRPr="00464EA7" w:rsidRDefault="00395D81" w:rsidP="00464EA7">
            <w:pPr>
              <w:jc w:val="right"/>
              <w:rPr>
                <w:color w:val="000000"/>
                <w:sz w:val="22"/>
                <w:szCs w:val="22"/>
              </w:rPr>
            </w:pPr>
            <w:r w:rsidRPr="00464EA7">
              <w:rPr>
                <w:color w:val="000000"/>
                <w:sz w:val="22"/>
                <w:szCs w:val="22"/>
              </w:rPr>
              <w:t>5.88</w:t>
            </w:r>
          </w:p>
        </w:tc>
        <w:tc>
          <w:tcPr>
            <w:tcW w:w="236" w:type="dxa"/>
            <w:noWrap/>
            <w:vAlign w:val="center"/>
            <w:hideMark/>
          </w:tcPr>
          <w:p w14:paraId="1054B2D6" w14:textId="77777777" w:rsidR="00395D81" w:rsidRPr="00464EA7" w:rsidRDefault="00395D81" w:rsidP="00464EA7">
            <w:pPr>
              <w:jc w:val="right"/>
              <w:rPr>
                <w:color w:val="000000"/>
                <w:sz w:val="22"/>
                <w:szCs w:val="22"/>
              </w:rPr>
            </w:pPr>
            <w:r w:rsidRPr="00464EA7">
              <w:rPr>
                <w:color w:val="000000"/>
                <w:sz w:val="22"/>
                <w:szCs w:val="22"/>
              </w:rPr>
              <w:t>0.8</w:t>
            </w:r>
          </w:p>
        </w:tc>
      </w:tr>
      <w:tr w:rsidR="00B34BF1" w:rsidRPr="00464EA7" w14:paraId="0F5E104A" w14:textId="77777777" w:rsidTr="005C52B8">
        <w:trPr>
          <w:cantSplit/>
          <w:trHeight w:val="283"/>
        </w:trPr>
        <w:tc>
          <w:tcPr>
            <w:tcW w:w="236" w:type="dxa"/>
            <w:vMerge/>
            <w:noWrap/>
            <w:hideMark/>
          </w:tcPr>
          <w:p w14:paraId="4B1E1F5F" w14:textId="1B4F935A" w:rsidR="00395D81" w:rsidRPr="00464EA7" w:rsidRDefault="00395D81" w:rsidP="00CE3794">
            <w:pPr>
              <w:rPr>
                <w:color w:val="000000"/>
                <w:sz w:val="22"/>
                <w:szCs w:val="22"/>
              </w:rPr>
            </w:pPr>
          </w:p>
        </w:tc>
        <w:tc>
          <w:tcPr>
            <w:tcW w:w="236" w:type="dxa"/>
            <w:noWrap/>
            <w:hideMark/>
          </w:tcPr>
          <w:p w14:paraId="5DA668A2"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540908FC"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79AA883B" w14:textId="77777777" w:rsidR="00395D81" w:rsidRPr="00464EA7" w:rsidRDefault="00395D81" w:rsidP="00464EA7">
            <w:pPr>
              <w:jc w:val="right"/>
              <w:rPr>
                <w:color w:val="000000"/>
                <w:sz w:val="22"/>
                <w:szCs w:val="22"/>
              </w:rPr>
            </w:pPr>
            <w:r w:rsidRPr="00464EA7">
              <w:rPr>
                <w:color w:val="000000"/>
                <w:sz w:val="22"/>
                <w:szCs w:val="22"/>
              </w:rPr>
              <w:t>5.54</w:t>
            </w:r>
          </w:p>
        </w:tc>
        <w:tc>
          <w:tcPr>
            <w:tcW w:w="236" w:type="dxa"/>
            <w:noWrap/>
            <w:vAlign w:val="center"/>
            <w:hideMark/>
          </w:tcPr>
          <w:p w14:paraId="1E3933BA" w14:textId="77777777" w:rsidR="00395D81" w:rsidRPr="00464EA7" w:rsidRDefault="00395D81" w:rsidP="00464EA7">
            <w:pPr>
              <w:jc w:val="right"/>
              <w:rPr>
                <w:color w:val="000000"/>
                <w:sz w:val="22"/>
                <w:szCs w:val="22"/>
              </w:rPr>
            </w:pPr>
            <w:r w:rsidRPr="00464EA7">
              <w:rPr>
                <w:color w:val="000000"/>
                <w:sz w:val="22"/>
                <w:szCs w:val="22"/>
              </w:rPr>
              <w:t>1.24</w:t>
            </w:r>
          </w:p>
        </w:tc>
        <w:tc>
          <w:tcPr>
            <w:tcW w:w="236" w:type="dxa"/>
            <w:noWrap/>
            <w:vAlign w:val="center"/>
            <w:hideMark/>
          </w:tcPr>
          <w:p w14:paraId="13821674" w14:textId="76F8360D" w:rsidR="00395D81" w:rsidRPr="00464EA7" w:rsidRDefault="00395D81" w:rsidP="00464EA7">
            <w:pPr>
              <w:jc w:val="right"/>
              <w:rPr>
                <w:color w:val="000000"/>
                <w:sz w:val="22"/>
                <w:szCs w:val="22"/>
              </w:rPr>
            </w:pPr>
            <w:r w:rsidRPr="00464EA7">
              <w:rPr>
                <w:color w:val="000000"/>
                <w:sz w:val="22"/>
                <w:szCs w:val="22"/>
              </w:rPr>
              <w:t>0.2</w:t>
            </w:r>
            <w:ins w:id="153" w:author="O'Meara, Brian C" w:date="2022-07-06T11:47:00Z">
              <w:r w:rsidR="00AD146C">
                <w:rPr>
                  <w:color w:val="000000"/>
                  <w:sz w:val="22"/>
                  <w:szCs w:val="22"/>
                </w:rPr>
                <w:t>0</w:t>
              </w:r>
            </w:ins>
          </w:p>
        </w:tc>
        <w:tc>
          <w:tcPr>
            <w:tcW w:w="236" w:type="dxa"/>
            <w:noWrap/>
            <w:vAlign w:val="center"/>
            <w:hideMark/>
          </w:tcPr>
          <w:p w14:paraId="00A4163E" w14:textId="77777777" w:rsidR="00395D81" w:rsidRPr="00464EA7" w:rsidRDefault="00395D81" w:rsidP="00464EA7">
            <w:pPr>
              <w:jc w:val="right"/>
              <w:rPr>
                <w:color w:val="000000"/>
                <w:sz w:val="22"/>
                <w:szCs w:val="22"/>
              </w:rPr>
            </w:pPr>
            <w:r w:rsidRPr="00464EA7">
              <w:rPr>
                <w:color w:val="000000"/>
                <w:sz w:val="22"/>
                <w:szCs w:val="22"/>
              </w:rPr>
              <w:t>9.37</w:t>
            </w:r>
          </w:p>
        </w:tc>
        <w:tc>
          <w:tcPr>
            <w:tcW w:w="236" w:type="dxa"/>
            <w:noWrap/>
            <w:vAlign w:val="center"/>
            <w:hideMark/>
          </w:tcPr>
          <w:p w14:paraId="31F6018C" w14:textId="77777777" w:rsidR="00395D81" w:rsidRPr="00464EA7" w:rsidRDefault="00395D81" w:rsidP="00464EA7">
            <w:pPr>
              <w:jc w:val="right"/>
              <w:rPr>
                <w:color w:val="000000"/>
                <w:sz w:val="22"/>
                <w:szCs w:val="22"/>
              </w:rPr>
            </w:pPr>
            <w:r w:rsidRPr="00464EA7">
              <w:rPr>
                <w:color w:val="000000"/>
                <w:sz w:val="22"/>
                <w:szCs w:val="22"/>
              </w:rPr>
              <w:t>8.76</w:t>
            </w:r>
          </w:p>
        </w:tc>
        <w:tc>
          <w:tcPr>
            <w:tcW w:w="236" w:type="dxa"/>
            <w:noWrap/>
            <w:vAlign w:val="center"/>
            <w:hideMark/>
          </w:tcPr>
          <w:p w14:paraId="45A6141A" w14:textId="77777777" w:rsidR="00395D81" w:rsidRPr="00464EA7" w:rsidRDefault="00395D81" w:rsidP="00464EA7">
            <w:pPr>
              <w:jc w:val="right"/>
              <w:rPr>
                <w:color w:val="000000"/>
                <w:sz w:val="22"/>
                <w:szCs w:val="22"/>
              </w:rPr>
            </w:pPr>
            <w:r w:rsidRPr="00464EA7">
              <w:rPr>
                <w:color w:val="000000"/>
                <w:sz w:val="22"/>
                <w:szCs w:val="22"/>
              </w:rPr>
              <w:t>1.35</w:t>
            </w:r>
          </w:p>
        </w:tc>
      </w:tr>
      <w:tr w:rsidR="00B34BF1" w:rsidRPr="00464EA7" w14:paraId="5E7661AC" w14:textId="77777777" w:rsidTr="005C52B8">
        <w:trPr>
          <w:cantSplit/>
          <w:trHeight w:val="283"/>
        </w:trPr>
        <w:tc>
          <w:tcPr>
            <w:tcW w:w="236" w:type="dxa"/>
            <w:vMerge/>
            <w:noWrap/>
            <w:hideMark/>
          </w:tcPr>
          <w:p w14:paraId="26A392CB" w14:textId="77C6265A" w:rsidR="00395D81" w:rsidRPr="00464EA7" w:rsidRDefault="00395D81" w:rsidP="00CE3794">
            <w:pPr>
              <w:rPr>
                <w:color w:val="000000"/>
                <w:sz w:val="22"/>
                <w:szCs w:val="22"/>
              </w:rPr>
            </w:pPr>
          </w:p>
        </w:tc>
        <w:tc>
          <w:tcPr>
            <w:tcW w:w="236" w:type="dxa"/>
            <w:noWrap/>
            <w:hideMark/>
          </w:tcPr>
          <w:p w14:paraId="6C433A2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6A1AE42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4AF7AEB" w14:textId="77777777" w:rsidR="00395D81" w:rsidRPr="00464EA7" w:rsidRDefault="00395D81" w:rsidP="00464EA7">
            <w:pPr>
              <w:jc w:val="right"/>
              <w:rPr>
                <w:color w:val="000000"/>
                <w:sz w:val="22"/>
                <w:szCs w:val="22"/>
              </w:rPr>
            </w:pPr>
            <w:r w:rsidRPr="00464EA7">
              <w:rPr>
                <w:color w:val="000000"/>
                <w:sz w:val="22"/>
                <w:szCs w:val="22"/>
              </w:rPr>
              <w:t>3.33</w:t>
            </w:r>
          </w:p>
        </w:tc>
        <w:tc>
          <w:tcPr>
            <w:tcW w:w="236" w:type="dxa"/>
            <w:noWrap/>
            <w:vAlign w:val="center"/>
            <w:hideMark/>
          </w:tcPr>
          <w:p w14:paraId="7B0B5F89" w14:textId="6FEE1FC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E5D069F"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1D40BB4" w14:textId="5D39D01C"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4ED1E1AA"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4CB1876" w14:textId="5396D924" w:rsidR="00395D81" w:rsidRPr="00464EA7" w:rsidRDefault="00464EA7" w:rsidP="00464EA7">
            <w:pPr>
              <w:jc w:val="center"/>
              <w:rPr>
                <w:color w:val="000000"/>
                <w:sz w:val="22"/>
                <w:szCs w:val="22"/>
              </w:rPr>
            </w:pPr>
            <w:r>
              <w:rPr>
                <w:color w:val="000000"/>
                <w:sz w:val="22"/>
                <w:szCs w:val="22"/>
              </w:rPr>
              <w:t>-</w:t>
            </w:r>
          </w:p>
        </w:tc>
      </w:tr>
      <w:tr w:rsidR="00B34BF1" w:rsidRPr="00464EA7" w14:paraId="5AF6ABD9" w14:textId="77777777" w:rsidTr="005C52B8">
        <w:trPr>
          <w:cantSplit/>
          <w:trHeight w:val="283"/>
        </w:trPr>
        <w:tc>
          <w:tcPr>
            <w:tcW w:w="236" w:type="dxa"/>
            <w:vMerge/>
            <w:tcBorders>
              <w:bottom w:val="double" w:sz="4" w:space="0" w:color="auto"/>
            </w:tcBorders>
            <w:noWrap/>
            <w:hideMark/>
          </w:tcPr>
          <w:p w14:paraId="7E8DF885" w14:textId="2B403E46" w:rsidR="00395D81" w:rsidRPr="00464EA7" w:rsidRDefault="00395D81">
            <w:pPr>
              <w:rPr>
                <w:color w:val="000000"/>
                <w:sz w:val="22"/>
                <w:szCs w:val="22"/>
              </w:rPr>
            </w:pPr>
          </w:p>
        </w:tc>
        <w:tc>
          <w:tcPr>
            <w:tcW w:w="236" w:type="dxa"/>
            <w:tcBorders>
              <w:bottom w:val="double" w:sz="4" w:space="0" w:color="auto"/>
            </w:tcBorders>
            <w:noWrap/>
            <w:hideMark/>
          </w:tcPr>
          <w:p w14:paraId="2783FBE1"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0D62C06E"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bottom w:val="double" w:sz="4" w:space="0" w:color="auto"/>
            </w:tcBorders>
            <w:noWrap/>
            <w:vAlign w:val="center"/>
            <w:hideMark/>
          </w:tcPr>
          <w:p w14:paraId="207CFFB3" w14:textId="74B58FDC" w:rsidR="00395D81" w:rsidRPr="00464EA7" w:rsidRDefault="00395D81" w:rsidP="00464EA7">
            <w:pPr>
              <w:jc w:val="right"/>
              <w:rPr>
                <w:color w:val="000000"/>
                <w:sz w:val="22"/>
                <w:szCs w:val="22"/>
              </w:rPr>
            </w:pPr>
            <w:r w:rsidRPr="00464EA7">
              <w:rPr>
                <w:color w:val="000000"/>
                <w:sz w:val="22"/>
                <w:szCs w:val="22"/>
              </w:rPr>
              <w:t>3.5</w:t>
            </w:r>
            <w:ins w:id="154" w:author="O'Meara, Brian C" w:date="2022-07-06T11:47:00Z">
              <w:r w:rsidR="00AD146C">
                <w:rPr>
                  <w:color w:val="000000"/>
                  <w:sz w:val="22"/>
                  <w:szCs w:val="22"/>
                </w:rPr>
                <w:t>0</w:t>
              </w:r>
            </w:ins>
          </w:p>
        </w:tc>
        <w:tc>
          <w:tcPr>
            <w:tcW w:w="236" w:type="dxa"/>
            <w:tcBorders>
              <w:bottom w:val="double" w:sz="4" w:space="0" w:color="auto"/>
            </w:tcBorders>
            <w:noWrap/>
            <w:vAlign w:val="center"/>
            <w:hideMark/>
          </w:tcPr>
          <w:p w14:paraId="766A314B" w14:textId="01C0C424"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62F1FE15"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bottom w:val="double" w:sz="4" w:space="0" w:color="auto"/>
            </w:tcBorders>
            <w:noWrap/>
            <w:vAlign w:val="center"/>
            <w:hideMark/>
          </w:tcPr>
          <w:p w14:paraId="78AD64EF" w14:textId="77777777" w:rsidR="00395D81" w:rsidRPr="00464EA7" w:rsidRDefault="00395D81" w:rsidP="00464EA7">
            <w:pPr>
              <w:jc w:val="right"/>
              <w:rPr>
                <w:color w:val="000000"/>
                <w:sz w:val="22"/>
                <w:szCs w:val="22"/>
              </w:rPr>
            </w:pPr>
            <w:r w:rsidRPr="00464EA7">
              <w:rPr>
                <w:color w:val="000000"/>
                <w:sz w:val="22"/>
                <w:szCs w:val="22"/>
              </w:rPr>
              <w:t>8.79</w:t>
            </w:r>
          </w:p>
        </w:tc>
        <w:tc>
          <w:tcPr>
            <w:tcW w:w="236" w:type="dxa"/>
            <w:tcBorders>
              <w:bottom w:val="double" w:sz="4" w:space="0" w:color="auto"/>
            </w:tcBorders>
            <w:noWrap/>
            <w:vAlign w:val="center"/>
            <w:hideMark/>
          </w:tcPr>
          <w:p w14:paraId="2F0627F3"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tcBorders>
              <w:bottom w:val="double" w:sz="4" w:space="0" w:color="auto"/>
            </w:tcBorders>
            <w:noWrap/>
            <w:vAlign w:val="center"/>
            <w:hideMark/>
          </w:tcPr>
          <w:p w14:paraId="1A376A53" w14:textId="256E1AFC" w:rsidR="00395D81" w:rsidRPr="00464EA7" w:rsidRDefault="00464EA7" w:rsidP="00464EA7">
            <w:pPr>
              <w:jc w:val="center"/>
              <w:rPr>
                <w:color w:val="000000"/>
                <w:sz w:val="22"/>
                <w:szCs w:val="22"/>
              </w:rPr>
            </w:pPr>
            <w:r>
              <w:rPr>
                <w:color w:val="000000"/>
                <w:sz w:val="22"/>
                <w:szCs w:val="22"/>
              </w:rPr>
              <w:t>-</w:t>
            </w:r>
          </w:p>
        </w:tc>
      </w:tr>
    </w:tbl>
    <w:p w14:paraId="66B0F441" w14:textId="6803BB38" w:rsidR="0047290D" w:rsidRDefault="0047290D" w:rsidP="00E148FB">
      <w:pPr>
        <w:pStyle w:val="JamesManuscriptBody"/>
        <w:rPr>
          <w:rFonts w:eastAsiaTheme="minorEastAsia"/>
        </w:rPr>
      </w:pPr>
    </w:p>
    <w:p w14:paraId="723236C5" w14:textId="1C7C6459" w:rsidR="0047290D" w:rsidRDefault="0047290D" w:rsidP="00E148FB">
      <w:pPr>
        <w:pStyle w:val="JamesManuscriptBody"/>
        <w:rPr>
          <w:rFonts w:eastAsiaTheme="minorEastAsia"/>
        </w:rPr>
      </w:pPr>
    </w:p>
    <w:p w14:paraId="6B225F3B" w14:textId="7DA61910" w:rsidR="0047290D" w:rsidRDefault="0047290D" w:rsidP="00E148FB">
      <w:pPr>
        <w:pStyle w:val="JamesManuscriptBody"/>
        <w:rPr>
          <w:rFonts w:eastAsiaTheme="minorEastAsia"/>
        </w:rPr>
      </w:pPr>
    </w:p>
    <w:p w14:paraId="681C7BC3" w14:textId="25683C25" w:rsidR="0047290D" w:rsidRDefault="0047290D" w:rsidP="00E148FB">
      <w:pPr>
        <w:pStyle w:val="JamesManuscriptBody"/>
        <w:rPr>
          <w:rFonts w:eastAsiaTheme="minorEastAsia"/>
        </w:rPr>
      </w:pPr>
    </w:p>
    <w:p w14:paraId="2AD81017" w14:textId="49AF8CFA" w:rsidR="0047290D" w:rsidRDefault="0047290D" w:rsidP="00E148FB">
      <w:pPr>
        <w:pStyle w:val="JamesManuscriptBody"/>
        <w:rPr>
          <w:rFonts w:eastAsiaTheme="minorEastAsia"/>
        </w:rPr>
      </w:pPr>
    </w:p>
    <w:p w14:paraId="1A5801B1" w14:textId="20BECEB4" w:rsidR="0047290D" w:rsidRDefault="00BD595F" w:rsidP="00BD595F">
      <w:pPr>
        <w:pStyle w:val="JamesManuscriptBody"/>
        <w:spacing w:line="240" w:lineRule="auto"/>
        <w:rPr>
          <w:rFonts w:eastAsiaTheme="minorEastAsia"/>
        </w:rPr>
      </w:pPr>
      <w:r w:rsidRPr="0047290D">
        <w:rPr>
          <w:rFonts w:eastAsiaTheme="minorEastAsia"/>
          <w:b/>
          <w:bCs/>
        </w:rPr>
        <w:lastRenderedPageBreak/>
        <w:t>Table 3</w:t>
      </w:r>
      <w:r>
        <w:rPr>
          <w:rFonts w:eastAsiaTheme="minorEastAsia"/>
        </w:rPr>
        <w:t xml:space="preserve">: AIC weights summarizing the average support for </w:t>
      </w:r>
      <w:r w:rsidR="009E4C3F">
        <w:rPr>
          <w:rFonts w:eastAsiaTheme="minorEastAsia"/>
        </w:rPr>
        <w:t>each</w:t>
      </w:r>
      <w:r>
        <w:rPr>
          <w:rFonts w:eastAsiaTheme="minorEastAsia"/>
        </w:rPr>
        <w:t xml:space="preserve"> model class when they are the generating model.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w:t>
      </w:r>
      <w:proofErr w:type="spellStart"/>
      <w:r>
        <w:rPr>
          <w:rFonts w:eastAsiaTheme="minorEastAsia"/>
        </w:rPr>
        <w:t>AICwt</w:t>
      </w:r>
      <w:proofErr w:type="spellEnd"/>
      <w:r>
        <w:rPr>
          <w:rFonts w:eastAsiaTheme="minorEastAsia"/>
        </w:rPr>
        <w:t xml:space="preserve"> will be highest for that model when fit. Character dependent models generally show that pattern, however CID+ models generally </w:t>
      </w:r>
      <w:r w:rsidR="009E4C3F">
        <w:rPr>
          <w:rFonts w:eastAsiaTheme="minorEastAsia"/>
        </w:rPr>
        <w:t>perform</w:t>
      </w:r>
      <w:r>
        <w:rPr>
          <w:rFonts w:eastAsiaTheme="minorEastAsia"/>
        </w:rPr>
        <w:t xml:space="preserve"> poorly. An additional concern is datasets simulated by a character independent model with rate heterogeneity (datasets generated by a CID+ model) are best fit by CD models – which would be a spurious correlation. Although there was often some signal of character dependence in these models (</w:t>
      </w:r>
      <w:proofErr w:type="spellStart"/>
      <w:r>
        <w:rPr>
          <w:rFonts w:eastAsiaTheme="minorEastAsia"/>
        </w:rPr>
        <w:t>AICwt</w:t>
      </w:r>
      <w:proofErr w:type="spellEnd"/>
      <w:r>
        <w:rPr>
          <w:rFonts w:eastAsiaTheme="minorEastAsia"/>
        </w:rPr>
        <w:t xml:space="preserve"> of CD when CID+ is generating), most of the AIC weight was for simple character independent models (BM1 or OU1).</w:t>
      </w:r>
    </w:p>
    <w:p w14:paraId="60BC05DB" w14:textId="77777777" w:rsidR="00BD595F" w:rsidRDefault="00BD595F" w:rsidP="006E737B">
      <w:pPr>
        <w:pStyle w:val="JamesManuscriptBody"/>
        <w:spacing w:line="240" w:lineRule="auto"/>
        <w:rPr>
          <w:rFonts w:eastAsiaTheme="minorEastAsia"/>
        </w:rPr>
      </w:pPr>
    </w:p>
    <w:tbl>
      <w:tblPr>
        <w:tblStyle w:val="TableGrid"/>
        <w:tblW w:w="8217" w:type="dxa"/>
        <w:tblLook w:val="04A0" w:firstRow="1" w:lastRow="0" w:firstColumn="1" w:lastColumn="0" w:noHBand="0" w:noVBand="1"/>
      </w:tblPr>
      <w:tblGrid>
        <w:gridCol w:w="1271"/>
        <w:gridCol w:w="1276"/>
        <w:gridCol w:w="992"/>
        <w:gridCol w:w="992"/>
        <w:gridCol w:w="851"/>
        <w:gridCol w:w="992"/>
        <w:gridCol w:w="1843"/>
      </w:tblGrid>
      <w:tr w:rsidR="00EC6549" w:rsidRPr="005F2CAF" w14:paraId="352FEE80" w14:textId="77777777" w:rsidTr="005C52B8">
        <w:trPr>
          <w:cantSplit/>
          <w:trHeight w:val="283"/>
        </w:trPr>
        <w:tc>
          <w:tcPr>
            <w:tcW w:w="1271" w:type="dxa"/>
            <w:tcBorders>
              <w:bottom w:val="double" w:sz="4" w:space="0" w:color="auto"/>
            </w:tcBorders>
            <w:noWrap/>
            <w:hideMark/>
          </w:tcPr>
          <w:p w14:paraId="3B80D01C" w14:textId="77777777" w:rsidR="005F2CAF" w:rsidRPr="005F2CAF" w:rsidRDefault="005F2CAF">
            <w:pPr>
              <w:rPr>
                <w:color w:val="000000"/>
                <w:sz w:val="22"/>
                <w:szCs w:val="22"/>
              </w:rPr>
            </w:pPr>
            <w:r w:rsidRPr="005F2CAF">
              <w:rPr>
                <w:color w:val="000000"/>
                <w:sz w:val="22"/>
                <w:szCs w:val="22"/>
              </w:rPr>
              <w:t>Generating model class</w:t>
            </w:r>
          </w:p>
        </w:tc>
        <w:tc>
          <w:tcPr>
            <w:tcW w:w="1276" w:type="dxa"/>
            <w:tcBorders>
              <w:bottom w:val="double" w:sz="4" w:space="0" w:color="auto"/>
            </w:tcBorders>
            <w:noWrap/>
            <w:hideMark/>
          </w:tcPr>
          <w:p w14:paraId="57BC9138" w14:textId="77777777" w:rsidR="005F2CAF" w:rsidRPr="005F2CAF" w:rsidRDefault="005F2CAF">
            <w:pPr>
              <w:rPr>
                <w:color w:val="000000"/>
                <w:sz w:val="22"/>
                <w:szCs w:val="22"/>
              </w:rPr>
            </w:pPr>
            <w:r w:rsidRPr="005F2CAF">
              <w:rPr>
                <w:color w:val="000000"/>
                <w:sz w:val="22"/>
                <w:szCs w:val="22"/>
              </w:rPr>
              <w:t>Generating model type</w:t>
            </w:r>
          </w:p>
        </w:tc>
        <w:tc>
          <w:tcPr>
            <w:tcW w:w="992" w:type="dxa"/>
            <w:tcBorders>
              <w:bottom w:val="double" w:sz="4" w:space="0" w:color="auto"/>
            </w:tcBorders>
            <w:noWrap/>
            <w:hideMark/>
          </w:tcPr>
          <w:p w14:paraId="781C0362"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BM1</w:t>
            </w:r>
          </w:p>
        </w:tc>
        <w:tc>
          <w:tcPr>
            <w:tcW w:w="992" w:type="dxa"/>
            <w:tcBorders>
              <w:bottom w:val="double" w:sz="4" w:space="0" w:color="auto"/>
            </w:tcBorders>
            <w:noWrap/>
            <w:hideMark/>
          </w:tcPr>
          <w:p w14:paraId="65BAB1F9"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OU1</w:t>
            </w:r>
          </w:p>
        </w:tc>
        <w:tc>
          <w:tcPr>
            <w:tcW w:w="851" w:type="dxa"/>
            <w:tcBorders>
              <w:bottom w:val="double" w:sz="4" w:space="0" w:color="auto"/>
            </w:tcBorders>
            <w:noWrap/>
            <w:hideMark/>
          </w:tcPr>
          <w:p w14:paraId="464A8289"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CD</w:t>
            </w:r>
          </w:p>
        </w:tc>
        <w:tc>
          <w:tcPr>
            <w:tcW w:w="992" w:type="dxa"/>
            <w:tcBorders>
              <w:bottom w:val="double" w:sz="4" w:space="0" w:color="auto"/>
            </w:tcBorders>
            <w:noWrap/>
            <w:hideMark/>
          </w:tcPr>
          <w:p w14:paraId="337E9CE2"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CID+</w:t>
            </w:r>
          </w:p>
        </w:tc>
        <w:tc>
          <w:tcPr>
            <w:tcW w:w="1843" w:type="dxa"/>
            <w:tcBorders>
              <w:bottom w:val="double" w:sz="4" w:space="0" w:color="auto"/>
            </w:tcBorders>
            <w:noWrap/>
            <w:hideMark/>
          </w:tcPr>
          <w:p w14:paraId="1B555F26" w14:textId="7DEEF8C4" w:rsidR="005F2CAF" w:rsidRPr="005F2CAF" w:rsidRDefault="002B77F0">
            <w:pPr>
              <w:rPr>
                <w:color w:val="000000"/>
                <w:sz w:val="22"/>
                <w:szCs w:val="22"/>
              </w:rPr>
            </w:pPr>
            <w:r>
              <w:rPr>
                <w:color w:val="000000"/>
                <w:sz w:val="22"/>
                <w:szCs w:val="22"/>
              </w:rPr>
              <w:t>Proportion generating model chosen as</w:t>
            </w:r>
            <w:r w:rsidR="005F2CAF" w:rsidRPr="005F2CAF">
              <w:rPr>
                <w:color w:val="000000"/>
                <w:sz w:val="22"/>
                <w:szCs w:val="22"/>
              </w:rPr>
              <w:t xml:space="preserve"> best </w:t>
            </w:r>
          </w:p>
        </w:tc>
      </w:tr>
      <w:tr w:rsidR="005F2CAF" w:rsidRPr="005F2CAF" w14:paraId="32F2D22B" w14:textId="77777777" w:rsidTr="005C52B8">
        <w:trPr>
          <w:cantSplit/>
          <w:trHeight w:val="283"/>
        </w:trPr>
        <w:tc>
          <w:tcPr>
            <w:tcW w:w="1271" w:type="dxa"/>
            <w:vMerge w:val="restart"/>
            <w:tcBorders>
              <w:top w:val="double" w:sz="4" w:space="0" w:color="auto"/>
            </w:tcBorders>
            <w:noWrap/>
            <w:textDirection w:val="btLr"/>
            <w:vAlign w:val="center"/>
            <w:hideMark/>
          </w:tcPr>
          <w:p w14:paraId="0ADD7919" w14:textId="6A4723F1" w:rsidR="005F2CAF" w:rsidRPr="005F2CAF" w:rsidRDefault="005F2CAF" w:rsidP="005F2CAF">
            <w:pPr>
              <w:ind w:left="113" w:right="113"/>
              <w:jc w:val="center"/>
              <w:rPr>
                <w:color w:val="000000"/>
                <w:sz w:val="22"/>
                <w:szCs w:val="22"/>
              </w:rPr>
            </w:pPr>
            <w:r w:rsidRPr="005F2CAF">
              <w:rPr>
                <w:color w:val="000000"/>
                <w:sz w:val="22"/>
                <w:szCs w:val="22"/>
              </w:rPr>
              <w:t>CD</w:t>
            </w:r>
          </w:p>
        </w:tc>
        <w:tc>
          <w:tcPr>
            <w:tcW w:w="1276" w:type="dxa"/>
            <w:tcBorders>
              <w:top w:val="double" w:sz="4" w:space="0" w:color="auto"/>
            </w:tcBorders>
            <w:noWrap/>
            <w:hideMark/>
          </w:tcPr>
          <w:p w14:paraId="6D7B6A54" w14:textId="77777777" w:rsidR="005F2CAF" w:rsidRPr="005F2CAF" w:rsidRDefault="005F2CAF">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32AB05D6" w14:textId="77777777" w:rsidR="005F2CAF" w:rsidRPr="005F2CAF" w:rsidRDefault="005F2CAF" w:rsidP="00004DED">
            <w:pPr>
              <w:jc w:val="center"/>
              <w:rPr>
                <w:color w:val="000000"/>
                <w:sz w:val="22"/>
                <w:szCs w:val="22"/>
              </w:rPr>
            </w:pPr>
            <w:r w:rsidRPr="005F2CAF">
              <w:rPr>
                <w:color w:val="000000"/>
                <w:sz w:val="22"/>
                <w:szCs w:val="22"/>
              </w:rPr>
              <w:t>0.18</w:t>
            </w:r>
          </w:p>
        </w:tc>
        <w:tc>
          <w:tcPr>
            <w:tcW w:w="992" w:type="dxa"/>
            <w:tcBorders>
              <w:top w:val="double" w:sz="4" w:space="0" w:color="auto"/>
            </w:tcBorders>
            <w:noWrap/>
            <w:hideMark/>
          </w:tcPr>
          <w:p w14:paraId="660BBD2E" w14:textId="77777777" w:rsidR="005F2CAF" w:rsidRPr="005F2CAF" w:rsidRDefault="005F2CAF" w:rsidP="00004DED">
            <w:pPr>
              <w:jc w:val="center"/>
              <w:rPr>
                <w:color w:val="000000"/>
                <w:sz w:val="22"/>
                <w:szCs w:val="22"/>
              </w:rPr>
            </w:pPr>
            <w:r w:rsidRPr="005F2CAF">
              <w:rPr>
                <w:color w:val="000000"/>
                <w:sz w:val="22"/>
                <w:szCs w:val="22"/>
              </w:rPr>
              <w:t>0.17</w:t>
            </w:r>
          </w:p>
        </w:tc>
        <w:tc>
          <w:tcPr>
            <w:tcW w:w="851" w:type="dxa"/>
            <w:tcBorders>
              <w:top w:val="double" w:sz="4" w:space="0" w:color="auto"/>
            </w:tcBorders>
            <w:noWrap/>
            <w:hideMark/>
          </w:tcPr>
          <w:p w14:paraId="6B6570C4" w14:textId="77777777" w:rsidR="005F2CAF" w:rsidRPr="005F2CAF" w:rsidRDefault="005F2CAF" w:rsidP="00004DED">
            <w:pPr>
              <w:jc w:val="center"/>
              <w:rPr>
                <w:b/>
                <w:bCs/>
                <w:color w:val="000000"/>
                <w:sz w:val="22"/>
                <w:szCs w:val="22"/>
              </w:rPr>
            </w:pPr>
            <w:r w:rsidRPr="005F2CAF">
              <w:rPr>
                <w:b/>
                <w:bCs/>
                <w:color w:val="000000"/>
                <w:sz w:val="22"/>
                <w:szCs w:val="22"/>
              </w:rPr>
              <w:t>0.64</w:t>
            </w:r>
          </w:p>
        </w:tc>
        <w:tc>
          <w:tcPr>
            <w:tcW w:w="992" w:type="dxa"/>
            <w:tcBorders>
              <w:top w:val="double" w:sz="4" w:space="0" w:color="auto"/>
            </w:tcBorders>
            <w:noWrap/>
            <w:hideMark/>
          </w:tcPr>
          <w:p w14:paraId="2DA3EDFD"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tcBorders>
              <w:top w:val="double" w:sz="4" w:space="0" w:color="auto"/>
            </w:tcBorders>
            <w:noWrap/>
            <w:hideMark/>
          </w:tcPr>
          <w:p w14:paraId="04EDD436" w14:textId="77777777" w:rsidR="005F2CAF" w:rsidRPr="005F2CAF" w:rsidRDefault="005F2CAF" w:rsidP="00004DED">
            <w:pPr>
              <w:jc w:val="center"/>
              <w:rPr>
                <w:color w:val="000000"/>
                <w:sz w:val="22"/>
                <w:szCs w:val="22"/>
              </w:rPr>
            </w:pPr>
            <w:r w:rsidRPr="005F2CAF">
              <w:rPr>
                <w:color w:val="000000"/>
                <w:sz w:val="22"/>
                <w:szCs w:val="22"/>
              </w:rPr>
              <w:t>0.62</w:t>
            </w:r>
          </w:p>
        </w:tc>
      </w:tr>
      <w:tr w:rsidR="005F2CAF" w:rsidRPr="005F2CAF" w14:paraId="25B4103B" w14:textId="77777777" w:rsidTr="005C52B8">
        <w:trPr>
          <w:cantSplit/>
          <w:trHeight w:val="283"/>
        </w:trPr>
        <w:tc>
          <w:tcPr>
            <w:tcW w:w="1271" w:type="dxa"/>
            <w:vMerge/>
            <w:noWrap/>
            <w:textDirection w:val="btLr"/>
            <w:vAlign w:val="center"/>
            <w:hideMark/>
          </w:tcPr>
          <w:p w14:paraId="28757817" w14:textId="15867A23" w:rsidR="005F2CAF" w:rsidRPr="005F2CAF" w:rsidRDefault="005F2CAF" w:rsidP="005F2CAF">
            <w:pPr>
              <w:ind w:left="113" w:right="113"/>
              <w:jc w:val="center"/>
              <w:rPr>
                <w:color w:val="000000"/>
                <w:sz w:val="22"/>
                <w:szCs w:val="22"/>
              </w:rPr>
            </w:pPr>
          </w:p>
        </w:tc>
        <w:tc>
          <w:tcPr>
            <w:tcW w:w="1276" w:type="dxa"/>
            <w:noWrap/>
            <w:hideMark/>
          </w:tcPr>
          <w:p w14:paraId="3D8CD43C" w14:textId="77777777" w:rsidR="005F2CAF" w:rsidRPr="005F2CAF" w:rsidRDefault="005F2CAF">
            <w:pPr>
              <w:rPr>
                <w:color w:val="000000"/>
                <w:sz w:val="22"/>
                <w:szCs w:val="22"/>
              </w:rPr>
            </w:pPr>
            <w:r w:rsidRPr="005F2CAF">
              <w:rPr>
                <w:color w:val="000000"/>
                <w:sz w:val="22"/>
                <w:szCs w:val="22"/>
              </w:rPr>
              <w:t>OUV</w:t>
            </w:r>
          </w:p>
        </w:tc>
        <w:tc>
          <w:tcPr>
            <w:tcW w:w="992" w:type="dxa"/>
            <w:noWrap/>
            <w:hideMark/>
          </w:tcPr>
          <w:p w14:paraId="5EB6DF61" w14:textId="77777777" w:rsidR="005F2CAF" w:rsidRPr="005F2CAF" w:rsidRDefault="005F2CAF" w:rsidP="00004DED">
            <w:pPr>
              <w:jc w:val="center"/>
              <w:rPr>
                <w:color w:val="000000"/>
                <w:sz w:val="22"/>
                <w:szCs w:val="22"/>
              </w:rPr>
            </w:pPr>
            <w:r w:rsidRPr="005F2CAF">
              <w:rPr>
                <w:color w:val="000000"/>
                <w:sz w:val="22"/>
                <w:szCs w:val="22"/>
              </w:rPr>
              <w:t>0.03</w:t>
            </w:r>
          </w:p>
        </w:tc>
        <w:tc>
          <w:tcPr>
            <w:tcW w:w="992" w:type="dxa"/>
            <w:noWrap/>
            <w:hideMark/>
          </w:tcPr>
          <w:p w14:paraId="28A4876C" w14:textId="77777777" w:rsidR="005F2CAF" w:rsidRPr="005F2CAF" w:rsidRDefault="005F2CAF" w:rsidP="00004DED">
            <w:pPr>
              <w:jc w:val="center"/>
              <w:rPr>
                <w:color w:val="000000"/>
                <w:sz w:val="22"/>
                <w:szCs w:val="22"/>
              </w:rPr>
            </w:pPr>
            <w:r w:rsidRPr="005F2CAF">
              <w:rPr>
                <w:color w:val="000000"/>
                <w:sz w:val="22"/>
                <w:szCs w:val="22"/>
              </w:rPr>
              <w:t>0.22</w:t>
            </w:r>
          </w:p>
        </w:tc>
        <w:tc>
          <w:tcPr>
            <w:tcW w:w="851" w:type="dxa"/>
            <w:noWrap/>
            <w:hideMark/>
          </w:tcPr>
          <w:p w14:paraId="4AEC0563" w14:textId="77777777" w:rsidR="005F2CAF" w:rsidRPr="005F2CAF" w:rsidRDefault="005F2CAF" w:rsidP="00004DED">
            <w:pPr>
              <w:jc w:val="center"/>
              <w:rPr>
                <w:b/>
                <w:bCs/>
                <w:color w:val="000000"/>
                <w:sz w:val="22"/>
                <w:szCs w:val="22"/>
              </w:rPr>
            </w:pPr>
            <w:r w:rsidRPr="005F2CAF">
              <w:rPr>
                <w:b/>
                <w:bCs/>
                <w:color w:val="000000"/>
                <w:sz w:val="22"/>
                <w:szCs w:val="22"/>
              </w:rPr>
              <w:t>0.74</w:t>
            </w:r>
          </w:p>
        </w:tc>
        <w:tc>
          <w:tcPr>
            <w:tcW w:w="992" w:type="dxa"/>
            <w:noWrap/>
            <w:hideMark/>
          </w:tcPr>
          <w:p w14:paraId="5B9787EC"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noWrap/>
            <w:hideMark/>
          </w:tcPr>
          <w:p w14:paraId="5F464438" w14:textId="77777777" w:rsidR="005F2CAF" w:rsidRPr="005F2CAF" w:rsidRDefault="005F2CAF" w:rsidP="00004DED">
            <w:pPr>
              <w:jc w:val="center"/>
              <w:rPr>
                <w:color w:val="000000"/>
                <w:sz w:val="22"/>
                <w:szCs w:val="22"/>
              </w:rPr>
            </w:pPr>
            <w:r w:rsidRPr="005F2CAF">
              <w:rPr>
                <w:color w:val="000000"/>
                <w:sz w:val="22"/>
                <w:szCs w:val="22"/>
              </w:rPr>
              <w:t>0.73</w:t>
            </w:r>
          </w:p>
        </w:tc>
      </w:tr>
      <w:tr w:rsidR="005F2CAF" w:rsidRPr="005F2CAF" w14:paraId="73AF1ACD" w14:textId="77777777" w:rsidTr="005C52B8">
        <w:trPr>
          <w:cantSplit/>
          <w:trHeight w:val="283"/>
        </w:trPr>
        <w:tc>
          <w:tcPr>
            <w:tcW w:w="1271" w:type="dxa"/>
            <w:vMerge/>
            <w:noWrap/>
            <w:textDirection w:val="btLr"/>
            <w:vAlign w:val="center"/>
            <w:hideMark/>
          </w:tcPr>
          <w:p w14:paraId="07DF72E4" w14:textId="33197EA3" w:rsidR="005F2CAF" w:rsidRPr="005F2CAF" w:rsidRDefault="005F2CAF" w:rsidP="005F2CAF">
            <w:pPr>
              <w:ind w:left="113" w:right="113"/>
              <w:jc w:val="center"/>
              <w:rPr>
                <w:color w:val="000000"/>
                <w:sz w:val="22"/>
                <w:szCs w:val="22"/>
              </w:rPr>
            </w:pPr>
          </w:p>
        </w:tc>
        <w:tc>
          <w:tcPr>
            <w:tcW w:w="1276" w:type="dxa"/>
            <w:noWrap/>
            <w:hideMark/>
          </w:tcPr>
          <w:p w14:paraId="224744EF" w14:textId="77777777" w:rsidR="005F2CAF" w:rsidRPr="005F2CAF" w:rsidRDefault="005F2CAF">
            <w:pPr>
              <w:rPr>
                <w:color w:val="000000"/>
                <w:sz w:val="22"/>
                <w:szCs w:val="22"/>
              </w:rPr>
            </w:pPr>
            <w:r w:rsidRPr="005F2CAF">
              <w:rPr>
                <w:color w:val="000000"/>
                <w:sz w:val="22"/>
                <w:szCs w:val="22"/>
              </w:rPr>
              <w:t>OUA</w:t>
            </w:r>
          </w:p>
        </w:tc>
        <w:tc>
          <w:tcPr>
            <w:tcW w:w="992" w:type="dxa"/>
            <w:noWrap/>
            <w:hideMark/>
          </w:tcPr>
          <w:p w14:paraId="232C4FD4" w14:textId="77777777" w:rsidR="005F2CAF" w:rsidRPr="005F2CAF" w:rsidRDefault="005F2CAF" w:rsidP="00004DED">
            <w:pPr>
              <w:jc w:val="center"/>
              <w:rPr>
                <w:color w:val="000000"/>
                <w:sz w:val="22"/>
                <w:szCs w:val="22"/>
              </w:rPr>
            </w:pPr>
            <w:r w:rsidRPr="005F2CAF">
              <w:rPr>
                <w:color w:val="000000"/>
                <w:sz w:val="22"/>
                <w:szCs w:val="22"/>
              </w:rPr>
              <w:t>0.07</w:t>
            </w:r>
          </w:p>
        </w:tc>
        <w:tc>
          <w:tcPr>
            <w:tcW w:w="992" w:type="dxa"/>
            <w:noWrap/>
            <w:hideMark/>
          </w:tcPr>
          <w:p w14:paraId="75FF4B09" w14:textId="77777777" w:rsidR="005F2CAF" w:rsidRPr="002B77F0" w:rsidRDefault="005F2CAF" w:rsidP="00004DED">
            <w:pPr>
              <w:jc w:val="center"/>
              <w:rPr>
                <w:b/>
                <w:bCs/>
                <w:color w:val="000000"/>
                <w:sz w:val="22"/>
                <w:szCs w:val="22"/>
              </w:rPr>
            </w:pPr>
            <w:r w:rsidRPr="002B77F0">
              <w:rPr>
                <w:b/>
                <w:bCs/>
                <w:color w:val="000000"/>
                <w:sz w:val="22"/>
                <w:szCs w:val="22"/>
              </w:rPr>
              <w:t>0.56</w:t>
            </w:r>
          </w:p>
        </w:tc>
        <w:tc>
          <w:tcPr>
            <w:tcW w:w="851" w:type="dxa"/>
            <w:noWrap/>
            <w:hideMark/>
          </w:tcPr>
          <w:p w14:paraId="5DEE7BFF" w14:textId="77777777" w:rsidR="005F2CAF" w:rsidRPr="005F2CAF" w:rsidRDefault="005F2CAF" w:rsidP="00004DED">
            <w:pPr>
              <w:jc w:val="center"/>
              <w:rPr>
                <w:color w:val="000000"/>
                <w:sz w:val="22"/>
                <w:szCs w:val="22"/>
              </w:rPr>
            </w:pPr>
            <w:r w:rsidRPr="005F2CAF">
              <w:rPr>
                <w:color w:val="000000"/>
                <w:sz w:val="22"/>
                <w:szCs w:val="22"/>
              </w:rPr>
              <w:t>0.31</w:t>
            </w:r>
          </w:p>
        </w:tc>
        <w:tc>
          <w:tcPr>
            <w:tcW w:w="992" w:type="dxa"/>
            <w:noWrap/>
            <w:hideMark/>
          </w:tcPr>
          <w:p w14:paraId="2117DCDA"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2B804A4C" w14:textId="77777777" w:rsidR="005F2CAF" w:rsidRPr="005F2CAF" w:rsidRDefault="005F2CAF" w:rsidP="00004DED">
            <w:pPr>
              <w:jc w:val="center"/>
              <w:rPr>
                <w:color w:val="000000"/>
                <w:sz w:val="22"/>
                <w:szCs w:val="22"/>
              </w:rPr>
            </w:pPr>
            <w:r w:rsidRPr="005F2CAF">
              <w:rPr>
                <w:color w:val="000000"/>
                <w:sz w:val="22"/>
                <w:szCs w:val="22"/>
              </w:rPr>
              <w:t>0.15</w:t>
            </w:r>
          </w:p>
        </w:tc>
      </w:tr>
      <w:tr w:rsidR="005F2CAF" w:rsidRPr="005F2CAF" w14:paraId="77BFEB39" w14:textId="77777777" w:rsidTr="005C52B8">
        <w:trPr>
          <w:cantSplit/>
          <w:trHeight w:val="283"/>
        </w:trPr>
        <w:tc>
          <w:tcPr>
            <w:tcW w:w="1271" w:type="dxa"/>
            <w:vMerge/>
            <w:noWrap/>
            <w:textDirection w:val="btLr"/>
            <w:vAlign w:val="center"/>
            <w:hideMark/>
          </w:tcPr>
          <w:p w14:paraId="1FA41878" w14:textId="75110AEC" w:rsidR="005F2CAF" w:rsidRPr="005F2CAF" w:rsidRDefault="005F2CAF" w:rsidP="005F2CAF">
            <w:pPr>
              <w:ind w:left="113" w:right="113"/>
              <w:jc w:val="center"/>
              <w:rPr>
                <w:color w:val="000000"/>
                <w:sz w:val="22"/>
                <w:szCs w:val="22"/>
              </w:rPr>
            </w:pPr>
          </w:p>
        </w:tc>
        <w:tc>
          <w:tcPr>
            <w:tcW w:w="1276" w:type="dxa"/>
            <w:noWrap/>
            <w:hideMark/>
          </w:tcPr>
          <w:p w14:paraId="754B7FF1" w14:textId="77777777" w:rsidR="005F2CAF" w:rsidRPr="005F2CAF" w:rsidRDefault="005F2CAF">
            <w:pPr>
              <w:rPr>
                <w:color w:val="000000"/>
                <w:sz w:val="22"/>
                <w:szCs w:val="22"/>
              </w:rPr>
            </w:pPr>
            <w:r w:rsidRPr="005F2CAF">
              <w:rPr>
                <w:color w:val="000000"/>
                <w:sz w:val="22"/>
                <w:szCs w:val="22"/>
              </w:rPr>
              <w:t>OUM</w:t>
            </w:r>
          </w:p>
        </w:tc>
        <w:tc>
          <w:tcPr>
            <w:tcW w:w="992" w:type="dxa"/>
            <w:noWrap/>
            <w:hideMark/>
          </w:tcPr>
          <w:p w14:paraId="6C784446" w14:textId="77777777" w:rsidR="005F2CAF" w:rsidRPr="005F2CAF" w:rsidRDefault="005F2CAF" w:rsidP="00004DED">
            <w:pPr>
              <w:jc w:val="center"/>
              <w:rPr>
                <w:color w:val="000000"/>
                <w:sz w:val="22"/>
                <w:szCs w:val="22"/>
              </w:rPr>
            </w:pPr>
            <w:r w:rsidRPr="005F2CAF">
              <w:rPr>
                <w:color w:val="000000"/>
                <w:sz w:val="22"/>
                <w:szCs w:val="22"/>
              </w:rPr>
              <w:t>0.04</w:t>
            </w:r>
          </w:p>
        </w:tc>
        <w:tc>
          <w:tcPr>
            <w:tcW w:w="992" w:type="dxa"/>
            <w:noWrap/>
            <w:hideMark/>
          </w:tcPr>
          <w:p w14:paraId="5CE017DB" w14:textId="77777777" w:rsidR="005F2CAF" w:rsidRPr="005F2CAF" w:rsidRDefault="005F2CAF" w:rsidP="00004DED">
            <w:pPr>
              <w:jc w:val="center"/>
              <w:rPr>
                <w:color w:val="000000"/>
                <w:sz w:val="22"/>
                <w:szCs w:val="22"/>
              </w:rPr>
            </w:pPr>
            <w:r w:rsidRPr="005F2CAF">
              <w:rPr>
                <w:color w:val="000000"/>
                <w:sz w:val="22"/>
                <w:szCs w:val="22"/>
              </w:rPr>
              <w:t>0.02</w:t>
            </w:r>
          </w:p>
        </w:tc>
        <w:tc>
          <w:tcPr>
            <w:tcW w:w="851" w:type="dxa"/>
            <w:noWrap/>
            <w:hideMark/>
          </w:tcPr>
          <w:p w14:paraId="1C001217" w14:textId="77777777" w:rsidR="005F2CAF" w:rsidRPr="002B77F0" w:rsidRDefault="005F2CAF" w:rsidP="00004DED">
            <w:pPr>
              <w:jc w:val="center"/>
              <w:rPr>
                <w:b/>
                <w:bCs/>
                <w:color w:val="000000"/>
                <w:sz w:val="22"/>
                <w:szCs w:val="22"/>
              </w:rPr>
            </w:pPr>
            <w:r w:rsidRPr="002B77F0">
              <w:rPr>
                <w:b/>
                <w:bCs/>
                <w:color w:val="000000"/>
                <w:sz w:val="22"/>
                <w:szCs w:val="22"/>
              </w:rPr>
              <w:t>0.9</w:t>
            </w:r>
          </w:p>
        </w:tc>
        <w:tc>
          <w:tcPr>
            <w:tcW w:w="992" w:type="dxa"/>
            <w:noWrap/>
            <w:hideMark/>
          </w:tcPr>
          <w:p w14:paraId="49C2B48D" w14:textId="77777777" w:rsidR="005F2CAF" w:rsidRPr="005F2CAF" w:rsidRDefault="005F2CAF" w:rsidP="00004DED">
            <w:pPr>
              <w:jc w:val="center"/>
              <w:rPr>
                <w:color w:val="000000"/>
                <w:sz w:val="22"/>
                <w:szCs w:val="22"/>
              </w:rPr>
            </w:pPr>
            <w:r w:rsidRPr="005F2CAF">
              <w:rPr>
                <w:color w:val="000000"/>
                <w:sz w:val="22"/>
                <w:szCs w:val="22"/>
              </w:rPr>
              <w:t>0.04</w:t>
            </w:r>
          </w:p>
        </w:tc>
        <w:tc>
          <w:tcPr>
            <w:tcW w:w="1843" w:type="dxa"/>
            <w:noWrap/>
            <w:hideMark/>
          </w:tcPr>
          <w:p w14:paraId="4D9567E7" w14:textId="77777777" w:rsidR="005F2CAF" w:rsidRPr="005F2CAF" w:rsidRDefault="005F2CAF" w:rsidP="00004DED">
            <w:pPr>
              <w:jc w:val="center"/>
              <w:rPr>
                <w:color w:val="000000"/>
                <w:sz w:val="22"/>
                <w:szCs w:val="22"/>
              </w:rPr>
            </w:pPr>
            <w:r w:rsidRPr="005F2CAF">
              <w:rPr>
                <w:color w:val="000000"/>
                <w:sz w:val="22"/>
                <w:szCs w:val="22"/>
              </w:rPr>
              <w:t>0.92</w:t>
            </w:r>
          </w:p>
        </w:tc>
      </w:tr>
      <w:tr w:rsidR="005F2CAF" w:rsidRPr="005F2CAF" w14:paraId="34971F9D" w14:textId="77777777" w:rsidTr="005C52B8">
        <w:trPr>
          <w:cantSplit/>
          <w:trHeight w:val="283"/>
        </w:trPr>
        <w:tc>
          <w:tcPr>
            <w:tcW w:w="1271" w:type="dxa"/>
            <w:vMerge/>
            <w:noWrap/>
            <w:textDirection w:val="btLr"/>
            <w:vAlign w:val="center"/>
            <w:hideMark/>
          </w:tcPr>
          <w:p w14:paraId="18AFCF8A" w14:textId="6D525E1C" w:rsidR="005F2CAF" w:rsidRPr="005F2CAF" w:rsidRDefault="005F2CAF" w:rsidP="005F2CAF">
            <w:pPr>
              <w:ind w:left="113" w:right="113"/>
              <w:jc w:val="center"/>
              <w:rPr>
                <w:color w:val="000000"/>
                <w:sz w:val="22"/>
                <w:szCs w:val="22"/>
              </w:rPr>
            </w:pPr>
          </w:p>
        </w:tc>
        <w:tc>
          <w:tcPr>
            <w:tcW w:w="1276" w:type="dxa"/>
            <w:noWrap/>
            <w:hideMark/>
          </w:tcPr>
          <w:p w14:paraId="2BB98EEA" w14:textId="77777777" w:rsidR="005F2CAF" w:rsidRPr="005F2CAF" w:rsidRDefault="005F2CAF">
            <w:pPr>
              <w:rPr>
                <w:color w:val="000000"/>
                <w:sz w:val="22"/>
                <w:szCs w:val="22"/>
              </w:rPr>
            </w:pPr>
            <w:r w:rsidRPr="005F2CAF">
              <w:rPr>
                <w:color w:val="000000"/>
                <w:sz w:val="22"/>
                <w:szCs w:val="22"/>
              </w:rPr>
              <w:t>OUVA</w:t>
            </w:r>
          </w:p>
        </w:tc>
        <w:tc>
          <w:tcPr>
            <w:tcW w:w="992" w:type="dxa"/>
            <w:noWrap/>
            <w:hideMark/>
          </w:tcPr>
          <w:p w14:paraId="08AC802D" w14:textId="77777777" w:rsidR="005F2CAF" w:rsidRPr="005F2CAF" w:rsidRDefault="005F2CAF" w:rsidP="00004DED">
            <w:pPr>
              <w:jc w:val="center"/>
              <w:rPr>
                <w:color w:val="000000"/>
                <w:sz w:val="22"/>
                <w:szCs w:val="22"/>
              </w:rPr>
            </w:pPr>
            <w:r w:rsidRPr="005F2CAF">
              <w:rPr>
                <w:color w:val="000000"/>
                <w:sz w:val="22"/>
                <w:szCs w:val="22"/>
              </w:rPr>
              <w:t>0.04</w:t>
            </w:r>
          </w:p>
        </w:tc>
        <w:tc>
          <w:tcPr>
            <w:tcW w:w="992" w:type="dxa"/>
            <w:noWrap/>
            <w:hideMark/>
          </w:tcPr>
          <w:p w14:paraId="5CBDF7AB" w14:textId="77777777" w:rsidR="005F2CAF" w:rsidRPr="005F2CAF" w:rsidRDefault="005F2CAF" w:rsidP="00004DED">
            <w:pPr>
              <w:jc w:val="center"/>
              <w:rPr>
                <w:color w:val="000000"/>
                <w:sz w:val="22"/>
                <w:szCs w:val="22"/>
              </w:rPr>
            </w:pPr>
            <w:r w:rsidRPr="005F2CAF">
              <w:rPr>
                <w:color w:val="000000"/>
                <w:sz w:val="22"/>
                <w:szCs w:val="22"/>
              </w:rPr>
              <w:t>0.21</w:t>
            </w:r>
          </w:p>
        </w:tc>
        <w:tc>
          <w:tcPr>
            <w:tcW w:w="851" w:type="dxa"/>
            <w:noWrap/>
            <w:hideMark/>
          </w:tcPr>
          <w:p w14:paraId="7ED3333C" w14:textId="77777777" w:rsidR="005F2CAF" w:rsidRPr="002B77F0" w:rsidRDefault="005F2CAF" w:rsidP="00004DED">
            <w:pPr>
              <w:jc w:val="center"/>
              <w:rPr>
                <w:b/>
                <w:bCs/>
                <w:color w:val="000000"/>
                <w:sz w:val="22"/>
                <w:szCs w:val="22"/>
              </w:rPr>
            </w:pPr>
            <w:r w:rsidRPr="002B77F0">
              <w:rPr>
                <w:b/>
                <w:bCs/>
                <w:color w:val="000000"/>
                <w:sz w:val="22"/>
                <w:szCs w:val="22"/>
              </w:rPr>
              <w:t>0.7</w:t>
            </w:r>
          </w:p>
        </w:tc>
        <w:tc>
          <w:tcPr>
            <w:tcW w:w="992" w:type="dxa"/>
            <w:noWrap/>
            <w:hideMark/>
          </w:tcPr>
          <w:p w14:paraId="07617604"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40F93C9D" w14:textId="77777777" w:rsidR="005F2CAF" w:rsidRPr="005F2CAF" w:rsidRDefault="005F2CAF" w:rsidP="00004DED">
            <w:pPr>
              <w:jc w:val="center"/>
              <w:rPr>
                <w:color w:val="000000"/>
                <w:sz w:val="22"/>
                <w:szCs w:val="22"/>
              </w:rPr>
            </w:pPr>
            <w:r w:rsidRPr="005F2CAF">
              <w:rPr>
                <w:color w:val="000000"/>
                <w:sz w:val="22"/>
                <w:szCs w:val="22"/>
              </w:rPr>
              <w:t>0.7</w:t>
            </w:r>
          </w:p>
        </w:tc>
      </w:tr>
      <w:tr w:rsidR="005F2CAF" w:rsidRPr="005F2CAF" w14:paraId="70A01B15" w14:textId="77777777" w:rsidTr="005C52B8">
        <w:trPr>
          <w:cantSplit/>
          <w:trHeight w:val="283"/>
        </w:trPr>
        <w:tc>
          <w:tcPr>
            <w:tcW w:w="1271" w:type="dxa"/>
            <w:vMerge/>
            <w:noWrap/>
            <w:textDirection w:val="btLr"/>
            <w:vAlign w:val="center"/>
            <w:hideMark/>
          </w:tcPr>
          <w:p w14:paraId="24A495F1" w14:textId="71E7BF3F" w:rsidR="005F2CAF" w:rsidRPr="005F2CAF" w:rsidRDefault="005F2CAF" w:rsidP="005F2CAF">
            <w:pPr>
              <w:ind w:left="113" w:right="113"/>
              <w:jc w:val="center"/>
              <w:rPr>
                <w:color w:val="000000"/>
                <w:sz w:val="22"/>
                <w:szCs w:val="22"/>
              </w:rPr>
            </w:pPr>
          </w:p>
        </w:tc>
        <w:tc>
          <w:tcPr>
            <w:tcW w:w="1276" w:type="dxa"/>
            <w:noWrap/>
            <w:hideMark/>
          </w:tcPr>
          <w:p w14:paraId="5918F21A" w14:textId="77777777" w:rsidR="005F2CAF" w:rsidRPr="005F2CAF" w:rsidRDefault="005F2CAF">
            <w:pPr>
              <w:rPr>
                <w:color w:val="000000"/>
                <w:sz w:val="22"/>
                <w:szCs w:val="22"/>
              </w:rPr>
            </w:pPr>
            <w:r w:rsidRPr="005F2CAF">
              <w:rPr>
                <w:color w:val="000000"/>
                <w:sz w:val="22"/>
                <w:szCs w:val="22"/>
              </w:rPr>
              <w:t>OUMV</w:t>
            </w:r>
          </w:p>
        </w:tc>
        <w:tc>
          <w:tcPr>
            <w:tcW w:w="992" w:type="dxa"/>
            <w:noWrap/>
            <w:hideMark/>
          </w:tcPr>
          <w:p w14:paraId="2D0CA816" w14:textId="77777777" w:rsidR="005F2CAF" w:rsidRPr="005F2CAF" w:rsidRDefault="005F2CAF" w:rsidP="00004DED">
            <w:pPr>
              <w:jc w:val="center"/>
              <w:rPr>
                <w:color w:val="000000"/>
                <w:sz w:val="22"/>
                <w:szCs w:val="22"/>
              </w:rPr>
            </w:pPr>
            <w:r w:rsidRPr="005F2CAF">
              <w:rPr>
                <w:color w:val="000000"/>
                <w:sz w:val="22"/>
                <w:szCs w:val="22"/>
              </w:rPr>
              <w:t>0.02</w:t>
            </w:r>
          </w:p>
        </w:tc>
        <w:tc>
          <w:tcPr>
            <w:tcW w:w="992" w:type="dxa"/>
            <w:noWrap/>
            <w:hideMark/>
          </w:tcPr>
          <w:p w14:paraId="59992942" w14:textId="77777777" w:rsidR="005F2CAF" w:rsidRPr="005F2CAF" w:rsidRDefault="005F2CAF" w:rsidP="00004DED">
            <w:pPr>
              <w:jc w:val="center"/>
              <w:rPr>
                <w:color w:val="000000"/>
                <w:sz w:val="22"/>
                <w:szCs w:val="22"/>
              </w:rPr>
            </w:pPr>
            <w:r w:rsidRPr="005F2CAF">
              <w:rPr>
                <w:color w:val="000000"/>
                <w:sz w:val="22"/>
                <w:szCs w:val="22"/>
              </w:rPr>
              <w:t>0.02</w:t>
            </w:r>
          </w:p>
        </w:tc>
        <w:tc>
          <w:tcPr>
            <w:tcW w:w="851" w:type="dxa"/>
            <w:noWrap/>
            <w:hideMark/>
          </w:tcPr>
          <w:p w14:paraId="63D0BDF0" w14:textId="77777777" w:rsidR="005F2CAF" w:rsidRPr="002B77F0" w:rsidRDefault="005F2CAF" w:rsidP="00004DED">
            <w:pPr>
              <w:jc w:val="center"/>
              <w:rPr>
                <w:b/>
                <w:bCs/>
                <w:color w:val="000000"/>
                <w:sz w:val="22"/>
                <w:szCs w:val="22"/>
              </w:rPr>
            </w:pPr>
            <w:r w:rsidRPr="002B77F0">
              <w:rPr>
                <w:b/>
                <w:bCs/>
                <w:color w:val="000000"/>
                <w:sz w:val="22"/>
                <w:szCs w:val="22"/>
              </w:rPr>
              <w:t>0.93</w:t>
            </w:r>
          </w:p>
        </w:tc>
        <w:tc>
          <w:tcPr>
            <w:tcW w:w="992" w:type="dxa"/>
            <w:noWrap/>
            <w:hideMark/>
          </w:tcPr>
          <w:p w14:paraId="5A138EC8" w14:textId="77777777" w:rsidR="005F2CAF" w:rsidRPr="005F2CAF" w:rsidRDefault="005F2CAF" w:rsidP="00004DED">
            <w:pPr>
              <w:jc w:val="center"/>
              <w:rPr>
                <w:color w:val="000000"/>
                <w:sz w:val="22"/>
                <w:szCs w:val="22"/>
              </w:rPr>
            </w:pPr>
            <w:r w:rsidRPr="005F2CAF">
              <w:rPr>
                <w:color w:val="000000"/>
                <w:sz w:val="22"/>
                <w:szCs w:val="22"/>
              </w:rPr>
              <w:t>0.03</w:t>
            </w:r>
          </w:p>
        </w:tc>
        <w:tc>
          <w:tcPr>
            <w:tcW w:w="1843" w:type="dxa"/>
            <w:noWrap/>
            <w:hideMark/>
          </w:tcPr>
          <w:p w14:paraId="3B596C64" w14:textId="77777777" w:rsidR="005F2CAF" w:rsidRPr="005F2CAF" w:rsidRDefault="005F2CAF" w:rsidP="00004DED">
            <w:pPr>
              <w:jc w:val="center"/>
              <w:rPr>
                <w:color w:val="000000"/>
                <w:sz w:val="22"/>
                <w:szCs w:val="22"/>
              </w:rPr>
            </w:pPr>
            <w:r w:rsidRPr="005F2CAF">
              <w:rPr>
                <w:color w:val="000000"/>
                <w:sz w:val="22"/>
                <w:szCs w:val="22"/>
              </w:rPr>
              <w:t>0.95</w:t>
            </w:r>
          </w:p>
        </w:tc>
      </w:tr>
      <w:tr w:rsidR="005F2CAF" w:rsidRPr="005F2CAF" w14:paraId="26410B91" w14:textId="77777777" w:rsidTr="005C52B8">
        <w:trPr>
          <w:cantSplit/>
          <w:trHeight w:val="283"/>
        </w:trPr>
        <w:tc>
          <w:tcPr>
            <w:tcW w:w="1271" w:type="dxa"/>
            <w:vMerge/>
            <w:noWrap/>
            <w:textDirection w:val="btLr"/>
            <w:vAlign w:val="center"/>
            <w:hideMark/>
          </w:tcPr>
          <w:p w14:paraId="493BDDE7" w14:textId="488BFC5C" w:rsidR="005F2CAF" w:rsidRPr="005F2CAF" w:rsidRDefault="005F2CAF" w:rsidP="005F2CAF">
            <w:pPr>
              <w:ind w:left="113" w:right="113"/>
              <w:jc w:val="center"/>
              <w:rPr>
                <w:color w:val="000000"/>
                <w:sz w:val="22"/>
                <w:szCs w:val="22"/>
              </w:rPr>
            </w:pPr>
          </w:p>
        </w:tc>
        <w:tc>
          <w:tcPr>
            <w:tcW w:w="1276" w:type="dxa"/>
            <w:noWrap/>
            <w:hideMark/>
          </w:tcPr>
          <w:p w14:paraId="18BCC8B4" w14:textId="77777777" w:rsidR="005F2CAF" w:rsidRPr="005F2CAF" w:rsidRDefault="005F2CAF">
            <w:pPr>
              <w:rPr>
                <w:color w:val="000000"/>
                <w:sz w:val="22"/>
                <w:szCs w:val="22"/>
              </w:rPr>
            </w:pPr>
            <w:r w:rsidRPr="005F2CAF">
              <w:rPr>
                <w:color w:val="000000"/>
                <w:sz w:val="22"/>
                <w:szCs w:val="22"/>
              </w:rPr>
              <w:t>OUMA</w:t>
            </w:r>
          </w:p>
        </w:tc>
        <w:tc>
          <w:tcPr>
            <w:tcW w:w="992" w:type="dxa"/>
            <w:noWrap/>
            <w:hideMark/>
          </w:tcPr>
          <w:p w14:paraId="1D6C5671" w14:textId="77777777" w:rsidR="005F2CAF" w:rsidRPr="005F2CAF" w:rsidRDefault="005F2CAF" w:rsidP="00004DED">
            <w:pPr>
              <w:jc w:val="center"/>
              <w:rPr>
                <w:color w:val="000000"/>
                <w:sz w:val="22"/>
                <w:szCs w:val="22"/>
              </w:rPr>
            </w:pPr>
            <w:r w:rsidRPr="005F2CAF">
              <w:rPr>
                <w:color w:val="000000"/>
                <w:sz w:val="22"/>
                <w:szCs w:val="22"/>
              </w:rPr>
              <w:t>0.12</w:t>
            </w:r>
          </w:p>
        </w:tc>
        <w:tc>
          <w:tcPr>
            <w:tcW w:w="992" w:type="dxa"/>
            <w:noWrap/>
            <w:hideMark/>
          </w:tcPr>
          <w:p w14:paraId="603CF79A" w14:textId="77777777" w:rsidR="005F2CAF" w:rsidRPr="005F2CAF" w:rsidRDefault="005F2CAF" w:rsidP="00004DED">
            <w:pPr>
              <w:jc w:val="center"/>
              <w:rPr>
                <w:color w:val="000000"/>
                <w:sz w:val="22"/>
                <w:szCs w:val="22"/>
              </w:rPr>
            </w:pPr>
            <w:r w:rsidRPr="005F2CAF">
              <w:rPr>
                <w:color w:val="000000"/>
                <w:sz w:val="22"/>
                <w:szCs w:val="22"/>
              </w:rPr>
              <w:t>0.15</w:t>
            </w:r>
          </w:p>
        </w:tc>
        <w:tc>
          <w:tcPr>
            <w:tcW w:w="851" w:type="dxa"/>
            <w:noWrap/>
            <w:hideMark/>
          </w:tcPr>
          <w:p w14:paraId="1DF3C4E3" w14:textId="77777777" w:rsidR="005F2CAF" w:rsidRPr="002B77F0" w:rsidRDefault="005F2CAF" w:rsidP="00004DED">
            <w:pPr>
              <w:jc w:val="center"/>
              <w:rPr>
                <w:b/>
                <w:bCs/>
                <w:color w:val="000000"/>
                <w:sz w:val="22"/>
                <w:szCs w:val="22"/>
              </w:rPr>
            </w:pPr>
            <w:r w:rsidRPr="002B77F0">
              <w:rPr>
                <w:b/>
                <w:bCs/>
                <w:color w:val="000000"/>
                <w:sz w:val="22"/>
                <w:szCs w:val="22"/>
              </w:rPr>
              <w:t>0.64</w:t>
            </w:r>
          </w:p>
        </w:tc>
        <w:tc>
          <w:tcPr>
            <w:tcW w:w="992" w:type="dxa"/>
            <w:noWrap/>
            <w:hideMark/>
          </w:tcPr>
          <w:p w14:paraId="2BD4E832" w14:textId="77777777" w:rsidR="005F2CAF" w:rsidRPr="005F2CAF" w:rsidRDefault="005F2CAF" w:rsidP="00004DED">
            <w:pPr>
              <w:jc w:val="center"/>
              <w:rPr>
                <w:color w:val="000000"/>
                <w:sz w:val="22"/>
                <w:szCs w:val="22"/>
              </w:rPr>
            </w:pPr>
            <w:r w:rsidRPr="005F2CAF">
              <w:rPr>
                <w:color w:val="000000"/>
                <w:sz w:val="22"/>
                <w:szCs w:val="22"/>
              </w:rPr>
              <w:t>0.09</w:t>
            </w:r>
          </w:p>
        </w:tc>
        <w:tc>
          <w:tcPr>
            <w:tcW w:w="1843" w:type="dxa"/>
            <w:noWrap/>
            <w:hideMark/>
          </w:tcPr>
          <w:p w14:paraId="21DC94B1" w14:textId="77777777" w:rsidR="005F2CAF" w:rsidRPr="005F2CAF" w:rsidRDefault="005F2CAF" w:rsidP="00004DED">
            <w:pPr>
              <w:jc w:val="center"/>
              <w:rPr>
                <w:color w:val="000000"/>
                <w:sz w:val="22"/>
                <w:szCs w:val="22"/>
              </w:rPr>
            </w:pPr>
            <w:r w:rsidRPr="005F2CAF">
              <w:rPr>
                <w:color w:val="000000"/>
                <w:sz w:val="22"/>
                <w:szCs w:val="22"/>
              </w:rPr>
              <w:t>0.66</w:t>
            </w:r>
          </w:p>
        </w:tc>
      </w:tr>
      <w:tr w:rsidR="005F2CAF" w:rsidRPr="005F2CAF" w14:paraId="28FE7161" w14:textId="77777777" w:rsidTr="005C52B8">
        <w:trPr>
          <w:cantSplit/>
          <w:trHeight w:val="283"/>
        </w:trPr>
        <w:tc>
          <w:tcPr>
            <w:tcW w:w="1271" w:type="dxa"/>
            <w:vMerge/>
            <w:noWrap/>
            <w:textDirection w:val="btLr"/>
            <w:vAlign w:val="center"/>
            <w:hideMark/>
          </w:tcPr>
          <w:p w14:paraId="2865752C" w14:textId="57F7EDF0" w:rsidR="005F2CAF" w:rsidRPr="005F2CAF" w:rsidRDefault="005F2CAF" w:rsidP="005F2CAF">
            <w:pPr>
              <w:ind w:left="113" w:right="113"/>
              <w:jc w:val="center"/>
              <w:rPr>
                <w:color w:val="000000"/>
                <w:sz w:val="22"/>
                <w:szCs w:val="22"/>
              </w:rPr>
            </w:pPr>
          </w:p>
        </w:tc>
        <w:tc>
          <w:tcPr>
            <w:tcW w:w="1276" w:type="dxa"/>
            <w:noWrap/>
            <w:hideMark/>
          </w:tcPr>
          <w:p w14:paraId="574CD500" w14:textId="77777777" w:rsidR="005F2CAF" w:rsidRPr="005F2CAF" w:rsidRDefault="005F2CAF">
            <w:pPr>
              <w:rPr>
                <w:color w:val="000000"/>
                <w:sz w:val="22"/>
                <w:szCs w:val="22"/>
              </w:rPr>
            </w:pPr>
            <w:r w:rsidRPr="005F2CAF">
              <w:rPr>
                <w:color w:val="000000"/>
                <w:sz w:val="22"/>
                <w:szCs w:val="22"/>
              </w:rPr>
              <w:t>OUMVA</w:t>
            </w:r>
          </w:p>
        </w:tc>
        <w:tc>
          <w:tcPr>
            <w:tcW w:w="992" w:type="dxa"/>
            <w:noWrap/>
            <w:hideMark/>
          </w:tcPr>
          <w:p w14:paraId="39944DCC" w14:textId="77777777" w:rsidR="005F2CAF" w:rsidRPr="005F2CAF" w:rsidRDefault="005F2CAF" w:rsidP="00004DED">
            <w:pPr>
              <w:jc w:val="center"/>
              <w:rPr>
                <w:color w:val="000000"/>
                <w:sz w:val="22"/>
                <w:szCs w:val="22"/>
              </w:rPr>
            </w:pPr>
            <w:r w:rsidRPr="005F2CAF">
              <w:rPr>
                <w:color w:val="000000"/>
                <w:sz w:val="22"/>
                <w:szCs w:val="22"/>
              </w:rPr>
              <w:t>0.05</w:t>
            </w:r>
          </w:p>
        </w:tc>
        <w:tc>
          <w:tcPr>
            <w:tcW w:w="992" w:type="dxa"/>
            <w:noWrap/>
            <w:hideMark/>
          </w:tcPr>
          <w:p w14:paraId="09795B10" w14:textId="77777777" w:rsidR="005F2CAF" w:rsidRPr="005F2CAF" w:rsidRDefault="005F2CAF" w:rsidP="00004DED">
            <w:pPr>
              <w:jc w:val="center"/>
              <w:rPr>
                <w:color w:val="000000"/>
                <w:sz w:val="22"/>
                <w:szCs w:val="22"/>
              </w:rPr>
            </w:pPr>
            <w:r w:rsidRPr="005F2CAF">
              <w:rPr>
                <w:color w:val="000000"/>
                <w:sz w:val="22"/>
                <w:szCs w:val="22"/>
              </w:rPr>
              <w:t>0.13</w:t>
            </w:r>
          </w:p>
        </w:tc>
        <w:tc>
          <w:tcPr>
            <w:tcW w:w="851" w:type="dxa"/>
            <w:noWrap/>
            <w:hideMark/>
          </w:tcPr>
          <w:p w14:paraId="0FA72106" w14:textId="77777777" w:rsidR="005F2CAF" w:rsidRPr="002B77F0" w:rsidRDefault="005F2CAF" w:rsidP="00004DED">
            <w:pPr>
              <w:jc w:val="center"/>
              <w:rPr>
                <w:b/>
                <w:bCs/>
                <w:color w:val="000000"/>
                <w:sz w:val="22"/>
                <w:szCs w:val="22"/>
              </w:rPr>
            </w:pPr>
            <w:r w:rsidRPr="002B77F0">
              <w:rPr>
                <w:b/>
                <w:bCs/>
                <w:color w:val="000000"/>
                <w:sz w:val="22"/>
                <w:szCs w:val="22"/>
              </w:rPr>
              <w:t>0.76</w:t>
            </w:r>
          </w:p>
        </w:tc>
        <w:tc>
          <w:tcPr>
            <w:tcW w:w="992" w:type="dxa"/>
            <w:noWrap/>
            <w:hideMark/>
          </w:tcPr>
          <w:p w14:paraId="19AA9D1A"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4159B195" w14:textId="77777777" w:rsidR="005F2CAF" w:rsidRPr="005F2CAF" w:rsidRDefault="005F2CAF" w:rsidP="00004DED">
            <w:pPr>
              <w:jc w:val="center"/>
              <w:rPr>
                <w:color w:val="000000"/>
                <w:sz w:val="22"/>
                <w:szCs w:val="22"/>
              </w:rPr>
            </w:pPr>
            <w:r w:rsidRPr="005F2CAF">
              <w:rPr>
                <w:color w:val="000000"/>
                <w:sz w:val="22"/>
                <w:szCs w:val="22"/>
              </w:rPr>
              <w:t>0.76</w:t>
            </w:r>
          </w:p>
        </w:tc>
      </w:tr>
      <w:tr w:rsidR="005F2CAF" w:rsidRPr="005F2CAF" w14:paraId="079C7446" w14:textId="77777777" w:rsidTr="005C52B8">
        <w:trPr>
          <w:cantSplit/>
          <w:trHeight w:val="283"/>
        </w:trPr>
        <w:tc>
          <w:tcPr>
            <w:tcW w:w="1271" w:type="dxa"/>
            <w:vMerge/>
            <w:noWrap/>
            <w:textDirection w:val="btLr"/>
            <w:vAlign w:val="center"/>
            <w:hideMark/>
          </w:tcPr>
          <w:p w14:paraId="44505E52" w14:textId="1E10DE7C" w:rsidR="005F2CAF" w:rsidRPr="005F2CAF" w:rsidRDefault="005F2CAF" w:rsidP="005F2CAF">
            <w:pPr>
              <w:ind w:left="113" w:right="113"/>
              <w:jc w:val="center"/>
              <w:rPr>
                <w:color w:val="000000"/>
                <w:sz w:val="22"/>
                <w:szCs w:val="22"/>
              </w:rPr>
            </w:pPr>
          </w:p>
        </w:tc>
        <w:tc>
          <w:tcPr>
            <w:tcW w:w="1276" w:type="dxa"/>
            <w:noWrap/>
            <w:hideMark/>
          </w:tcPr>
          <w:p w14:paraId="5A3F3F96" w14:textId="77777777" w:rsidR="005F2CAF" w:rsidRPr="005F2CAF" w:rsidRDefault="005F2CAF">
            <w:pPr>
              <w:rPr>
                <w:color w:val="000000"/>
                <w:sz w:val="22"/>
                <w:szCs w:val="22"/>
              </w:rPr>
            </w:pPr>
            <w:r w:rsidRPr="005F2CAF">
              <w:rPr>
                <w:color w:val="000000"/>
                <w:sz w:val="22"/>
                <w:szCs w:val="22"/>
              </w:rPr>
              <w:t>OUBM1</w:t>
            </w:r>
          </w:p>
        </w:tc>
        <w:tc>
          <w:tcPr>
            <w:tcW w:w="992" w:type="dxa"/>
            <w:noWrap/>
            <w:hideMark/>
          </w:tcPr>
          <w:p w14:paraId="4777487D" w14:textId="77777777" w:rsidR="005F2CAF" w:rsidRPr="005F2CAF" w:rsidRDefault="005F2CAF" w:rsidP="00004DED">
            <w:pPr>
              <w:jc w:val="center"/>
              <w:rPr>
                <w:color w:val="000000"/>
                <w:sz w:val="22"/>
                <w:szCs w:val="22"/>
              </w:rPr>
            </w:pPr>
            <w:r w:rsidRPr="005F2CAF">
              <w:rPr>
                <w:color w:val="000000"/>
                <w:sz w:val="22"/>
                <w:szCs w:val="22"/>
              </w:rPr>
              <w:t>0.19</w:t>
            </w:r>
          </w:p>
        </w:tc>
        <w:tc>
          <w:tcPr>
            <w:tcW w:w="992" w:type="dxa"/>
            <w:noWrap/>
            <w:hideMark/>
          </w:tcPr>
          <w:p w14:paraId="4624CBEF" w14:textId="77777777" w:rsidR="005F2CAF" w:rsidRPr="002B77F0" w:rsidRDefault="005F2CAF" w:rsidP="00004DED">
            <w:pPr>
              <w:jc w:val="center"/>
              <w:rPr>
                <w:b/>
                <w:bCs/>
                <w:color w:val="000000"/>
                <w:sz w:val="22"/>
                <w:szCs w:val="22"/>
              </w:rPr>
            </w:pPr>
            <w:r w:rsidRPr="002B77F0">
              <w:rPr>
                <w:b/>
                <w:bCs/>
                <w:color w:val="000000"/>
                <w:sz w:val="22"/>
                <w:szCs w:val="22"/>
              </w:rPr>
              <w:t>0.58</w:t>
            </w:r>
          </w:p>
        </w:tc>
        <w:tc>
          <w:tcPr>
            <w:tcW w:w="851" w:type="dxa"/>
            <w:noWrap/>
            <w:hideMark/>
          </w:tcPr>
          <w:p w14:paraId="0CB07894" w14:textId="77777777" w:rsidR="005F2CAF" w:rsidRPr="005F2CAF" w:rsidRDefault="005F2CAF" w:rsidP="00004DED">
            <w:pPr>
              <w:jc w:val="center"/>
              <w:rPr>
                <w:color w:val="000000"/>
                <w:sz w:val="22"/>
                <w:szCs w:val="22"/>
              </w:rPr>
            </w:pPr>
            <w:r w:rsidRPr="005F2CAF">
              <w:rPr>
                <w:color w:val="000000"/>
                <w:sz w:val="22"/>
                <w:szCs w:val="22"/>
              </w:rPr>
              <w:t>0.13</w:t>
            </w:r>
          </w:p>
        </w:tc>
        <w:tc>
          <w:tcPr>
            <w:tcW w:w="992" w:type="dxa"/>
            <w:noWrap/>
            <w:hideMark/>
          </w:tcPr>
          <w:p w14:paraId="690E76B1" w14:textId="62024090" w:rsidR="005F2CAF" w:rsidRPr="005F2CAF" w:rsidRDefault="005F2CAF" w:rsidP="00004DED">
            <w:pPr>
              <w:jc w:val="center"/>
              <w:rPr>
                <w:color w:val="000000"/>
                <w:sz w:val="22"/>
                <w:szCs w:val="22"/>
              </w:rPr>
            </w:pPr>
            <w:r w:rsidRPr="005F2CAF">
              <w:rPr>
                <w:color w:val="000000"/>
                <w:sz w:val="22"/>
                <w:szCs w:val="22"/>
              </w:rPr>
              <w:t>0.1</w:t>
            </w:r>
            <w:ins w:id="155" w:author="O'Meara, Brian C" w:date="2022-07-06T11:47:00Z">
              <w:r w:rsidR="00AD146C">
                <w:rPr>
                  <w:color w:val="000000"/>
                  <w:sz w:val="22"/>
                  <w:szCs w:val="22"/>
                </w:rPr>
                <w:t>0</w:t>
              </w:r>
            </w:ins>
          </w:p>
        </w:tc>
        <w:tc>
          <w:tcPr>
            <w:tcW w:w="1843" w:type="dxa"/>
            <w:noWrap/>
            <w:hideMark/>
          </w:tcPr>
          <w:p w14:paraId="6AEC5597" w14:textId="77777777" w:rsidR="005F2CAF" w:rsidRPr="005F2CAF" w:rsidRDefault="005F2CAF" w:rsidP="00004DED">
            <w:pPr>
              <w:jc w:val="center"/>
              <w:rPr>
                <w:color w:val="000000"/>
                <w:sz w:val="22"/>
                <w:szCs w:val="22"/>
              </w:rPr>
            </w:pPr>
            <w:r w:rsidRPr="005F2CAF">
              <w:rPr>
                <w:color w:val="000000"/>
                <w:sz w:val="22"/>
                <w:szCs w:val="22"/>
              </w:rPr>
              <w:t>0.08</w:t>
            </w:r>
          </w:p>
        </w:tc>
      </w:tr>
      <w:tr w:rsidR="005F2CAF" w:rsidRPr="005F2CAF" w14:paraId="1C57915A" w14:textId="77777777" w:rsidTr="005C52B8">
        <w:trPr>
          <w:cantSplit/>
          <w:trHeight w:val="283"/>
        </w:trPr>
        <w:tc>
          <w:tcPr>
            <w:tcW w:w="1271" w:type="dxa"/>
            <w:vMerge/>
            <w:tcBorders>
              <w:bottom w:val="double" w:sz="4" w:space="0" w:color="auto"/>
            </w:tcBorders>
            <w:noWrap/>
            <w:textDirection w:val="btLr"/>
            <w:vAlign w:val="center"/>
            <w:hideMark/>
          </w:tcPr>
          <w:p w14:paraId="182562FF" w14:textId="463AA1BF" w:rsidR="005F2CAF" w:rsidRPr="005F2CAF" w:rsidRDefault="005F2CAF" w:rsidP="005F2CAF">
            <w:pPr>
              <w:ind w:left="113" w:right="113"/>
              <w:jc w:val="center"/>
              <w:rPr>
                <w:color w:val="000000"/>
                <w:sz w:val="22"/>
                <w:szCs w:val="22"/>
              </w:rPr>
            </w:pPr>
          </w:p>
        </w:tc>
        <w:tc>
          <w:tcPr>
            <w:tcW w:w="1276" w:type="dxa"/>
            <w:tcBorders>
              <w:bottom w:val="double" w:sz="4" w:space="0" w:color="auto"/>
            </w:tcBorders>
            <w:noWrap/>
            <w:hideMark/>
          </w:tcPr>
          <w:p w14:paraId="6D5381A3" w14:textId="77777777" w:rsidR="005F2CAF" w:rsidRPr="005F2CAF" w:rsidRDefault="005F2CAF">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37A1427A" w14:textId="77777777" w:rsidR="005F2CAF" w:rsidRPr="005F2CAF" w:rsidRDefault="005F2CAF" w:rsidP="00004DED">
            <w:pPr>
              <w:jc w:val="center"/>
              <w:rPr>
                <w:color w:val="000000"/>
                <w:sz w:val="22"/>
                <w:szCs w:val="22"/>
              </w:rPr>
            </w:pPr>
            <w:r w:rsidRPr="005F2CAF">
              <w:rPr>
                <w:color w:val="000000"/>
                <w:sz w:val="22"/>
                <w:szCs w:val="22"/>
              </w:rPr>
              <w:t>0.07</w:t>
            </w:r>
          </w:p>
        </w:tc>
        <w:tc>
          <w:tcPr>
            <w:tcW w:w="992" w:type="dxa"/>
            <w:tcBorders>
              <w:bottom w:val="double" w:sz="4" w:space="0" w:color="auto"/>
            </w:tcBorders>
            <w:noWrap/>
            <w:hideMark/>
          </w:tcPr>
          <w:p w14:paraId="40800A54" w14:textId="6F6E8321" w:rsidR="005F2CAF" w:rsidRPr="005F2CAF" w:rsidRDefault="005F2CAF" w:rsidP="00004DED">
            <w:pPr>
              <w:jc w:val="center"/>
              <w:rPr>
                <w:color w:val="000000"/>
                <w:sz w:val="22"/>
                <w:szCs w:val="22"/>
              </w:rPr>
            </w:pPr>
            <w:r w:rsidRPr="005F2CAF">
              <w:rPr>
                <w:color w:val="000000"/>
                <w:sz w:val="22"/>
                <w:szCs w:val="22"/>
              </w:rPr>
              <w:t>0.2</w:t>
            </w:r>
            <w:ins w:id="156" w:author="O'Meara, Brian C" w:date="2022-07-06T11:47:00Z">
              <w:r w:rsidR="00AD146C">
                <w:rPr>
                  <w:color w:val="000000"/>
                  <w:sz w:val="22"/>
                  <w:szCs w:val="22"/>
                </w:rPr>
                <w:t>0</w:t>
              </w:r>
            </w:ins>
          </w:p>
        </w:tc>
        <w:tc>
          <w:tcPr>
            <w:tcW w:w="851" w:type="dxa"/>
            <w:tcBorders>
              <w:bottom w:val="double" w:sz="4" w:space="0" w:color="auto"/>
            </w:tcBorders>
            <w:noWrap/>
            <w:hideMark/>
          </w:tcPr>
          <w:p w14:paraId="0B190159" w14:textId="77777777" w:rsidR="005F2CAF" w:rsidRPr="002B77F0" w:rsidRDefault="005F2CAF" w:rsidP="00004DED">
            <w:pPr>
              <w:jc w:val="center"/>
              <w:rPr>
                <w:b/>
                <w:bCs/>
                <w:color w:val="000000"/>
                <w:sz w:val="22"/>
                <w:szCs w:val="22"/>
              </w:rPr>
            </w:pPr>
            <w:r w:rsidRPr="002B77F0">
              <w:rPr>
                <w:b/>
                <w:bCs/>
                <w:color w:val="000000"/>
                <w:sz w:val="22"/>
                <w:szCs w:val="22"/>
              </w:rPr>
              <w:t>0.71</w:t>
            </w:r>
          </w:p>
        </w:tc>
        <w:tc>
          <w:tcPr>
            <w:tcW w:w="992" w:type="dxa"/>
            <w:tcBorders>
              <w:bottom w:val="double" w:sz="4" w:space="0" w:color="auto"/>
            </w:tcBorders>
            <w:noWrap/>
            <w:hideMark/>
          </w:tcPr>
          <w:p w14:paraId="59557C16"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tcBorders>
              <w:bottom w:val="double" w:sz="4" w:space="0" w:color="auto"/>
            </w:tcBorders>
            <w:noWrap/>
            <w:hideMark/>
          </w:tcPr>
          <w:p w14:paraId="3F864025" w14:textId="77777777" w:rsidR="005F2CAF" w:rsidRPr="005F2CAF" w:rsidRDefault="005F2CAF" w:rsidP="00004DED">
            <w:pPr>
              <w:jc w:val="center"/>
              <w:rPr>
                <w:color w:val="000000"/>
                <w:sz w:val="22"/>
                <w:szCs w:val="22"/>
              </w:rPr>
            </w:pPr>
            <w:r w:rsidRPr="005F2CAF">
              <w:rPr>
                <w:color w:val="000000"/>
                <w:sz w:val="22"/>
                <w:szCs w:val="22"/>
              </w:rPr>
              <w:t>0.73</w:t>
            </w:r>
          </w:p>
        </w:tc>
      </w:tr>
      <w:tr w:rsidR="005F2CAF" w:rsidRPr="005F2CAF" w14:paraId="1F615F39" w14:textId="77777777" w:rsidTr="005C52B8">
        <w:trPr>
          <w:cantSplit/>
          <w:trHeight w:val="283"/>
        </w:trPr>
        <w:tc>
          <w:tcPr>
            <w:tcW w:w="1271" w:type="dxa"/>
            <w:vMerge w:val="restart"/>
            <w:tcBorders>
              <w:top w:val="double" w:sz="4" w:space="0" w:color="auto"/>
            </w:tcBorders>
            <w:noWrap/>
            <w:textDirection w:val="btLr"/>
            <w:vAlign w:val="center"/>
            <w:hideMark/>
          </w:tcPr>
          <w:p w14:paraId="666FEF3A" w14:textId="5B1B61FA" w:rsidR="005F2CAF" w:rsidRPr="005F2CAF" w:rsidRDefault="005F2CAF" w:rsidP="005F2CAF">
            <w:pPr>
              <w:ind w:left="113" w:right="113"/>
              <w:jc w:val="center"/>
              <w:rPr>
                <w:color w:val="000000"/>
                <w:sz w:val="22"/>
                <w:szCs w:val="22"/>
              </w:rPr>
            </w:pPr>
            <w:r w:rsidRPr="005F2CAF">
              <w:rPr>
                <w:color w:val="000000"/>
                <w:sz w:val="22"/>
                <w:szCs w:val="22"/>
              </w:rPr>
              <w:t>CID</w:t>
            </w:r>
            <w:r>
              <w:rPr>
                <w:color w:val="000000"/>
                <w:sz w:val="22"/>
                <w:szCs w:val="22"/>
              </w:rPr>
              <w:t>+</w:t>
            </w:r>
          </w:p>
        </w:tc>
        <w:tc>
          <w:tcPr>
            <w:tcW w:w="1276" w:type="dxa"/>
            <w:tcBorders>
              <w:top w:val="double" w:sz="4" w:space="0" w:color="auto"/>
            </w:tcBorders>
            <w:noWrap/>
            <w:hideMark/>
          </w:tcPr>
          <w:p w14:paraId="6F39737C" w14:textId="77777777" w:rsidR="005F2CAF" w:rsidRPr="005F2CAF" w:rsidRDefault="005F2CAF">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0A106013" w14:textId="77777777" w:rsidR="005F2CAF" w:rsidRPr="002B77F0" w:rsidRDefault="005F2CAF" w:rsidP="00004DED">
            <w:pPr>
              <w:jc w:val="center"/>
              <w:rPr>
                <w:b/>
                <w:bCs/>
                <w:color w:val="000000"/>
                <w:sz w:val="22"/>
                <w:szCs w:val="22"/>
              </w:rPr>
            </w:pPr>
            <w:r w:rsidRPr="002B77F0">
              <w:rPr>
                <w:b/>
                <w:bCs/>
                <w:color w:val="000000"/>
                <w:sz w:val="22"/>
                <w:szCs w:val="22"/>
              </w:rPr>
              <w:t>0.36</w:t>
            </w:r>
          </w:p>
        </w:tc>
        <w:tc>
          <w:tcPr>
            <w:tcW w:w="992" w:type="dxa"/>
            <w:tcBorders>
              <w:top w:val="double" w:sz="4" w:space="0" w:color="auto"/>
            </w:tcBorders>
            <w:noWrap/>
            <w:hideMark/>
          </w:tcPr>
          <w:p w14:paraId="31426E7A" w14:textId="77777777" w:rsidR="005F2CAF" w:rsidRPr="005F2CAF" w:rsidRDefault="005F2CAF" w:rsidP="00004DED">
            <w:pPr>
              <w:jc w:val="center"/>
              <w:rPr>
                <w:color w:val="000000"/>
                <w:sz w:val="22"/>
                <w:szCs w:val="22"/>
              </w:rPr>
            </w:pPr>
            <w:r w:rsidRPr="005F2CAF">
              <w:rPr>
                <w:color w:val="000000"/>
                <w:sz w:val="22"/>
                <w:szCs w:val="22"/>
              </w:rPr>
              <w:t>0.28</w:t>
            </w:r>
          </w:p>
        </w:tc>
        <w:tc>
          <w:tcPr>
            <w:tcW w:w="851" w:type="dxa"/>
            <w:tcBorders>
              <w:top w:val="double" w:sz="4" w:space="0" w:color="auto"/>
            </w:tcBorders>
            <w:noWrap/>
            <w:hideMark/>
          </w:tcPr>
          <w:p w14:paraId="5C95134A" w14:textId="77777777" w:rsidR="005F2CAF" w:rsidRPr="005F2CAF" w:rsidRDefault="005F2CAF" w:rsidP="00004DED">
            <w:pPr>
              <w:jc w:val="center"/>
              <w:rPr>
                <w:color w:val="000000"/>
                <w:sz w:val="22"/>
                <w:szCs w:val="22"/>
              </w:rPr>
            </w:pPr>
            <w:r w:rsidRPr="005F2CAF">
              <w:rPr>
                <w:color w:val="000000"/>
                <w:sz w:val="22"/>
                <w:szCs w:val="22"/>
              </w:rPr>
              <w:t>0.33</w:t>
            </w:r>
          </w:p>
        </w:tc>
        <w:tc>
          <w:tcPr>
            <w:tcW w:w="992" w:type="dxa"/>
            <w:tcBorders>
              <w:top w:val="double" w:sz="4" w:space="0" w:color="auto"/>
            </w:tcBorders>
            <w:noWrap/>
            <w:hideMark/>
          </w:tcPr>
          <w:p w14:paraId="5E11D6F9" w14:textId="77777777" w:rsidR="005F2CAF" w:rsidRPr="005F2CAF" w:rsidRDefault="005F2CAF" w:rsidP="00004DED">
            <w:pPr>
              <w:jc w:val="center"/>
              <w:rPr>
                <w:color w:val="000000"/>
                <w:sz w:val="22"/>
                <w:szCs w:val="22"/>
              </w:rPr>
            </w:pPr>
            <w:r w:rsidRPr="005F2CAF">
              <w:rPr>
                <w:color w:val="000000"/>
                <w:sz w:val="22"/>
                <w:szCs w:val="22"/>
              </w:rPr>
              <w:t>0.03</w:t>
            </w:r>
          </w:p>
        </w:tc>
        <w:tc>
          <w:tcPr>
            <w:tcW w:w="1843" w:type="dxa"/>
            <w:tcBorders>
              <w:top w:val="double" w:sz="4" w:space="0" w:color="auto"/>
            </w:tcBorders>
            <w:noWrap/>
            <w:hideMark/>
          </w:tcPr>
          <w:p w14:paraId="6D70E72B" w14:textId="77777777" w:rsidR="005F2CAF" w:rsidRPr="005F2CAF" w:rsidRDefault="005F2CAF" w:rsidP="00004DED">
            <w:pPr>
              <w:jc w:val="center"/>
              <w:rPr>
                <w:color w:val="000000"/>
                <w:sz w:val="22"/>
                <w:szCs w:val="22"/>
              </w:rPr>
            </w:pPr>
            <w:r w:rsidRPr="005F2CAF">
              <w:rPr>
                <w:color w:val="000000"/>
                <w:sz w:val="22"/>
                <w:szCs w:val="22"/>
              </w:rPr>
              <w:t>0.01</w:t>
            </w:r>
          </w:p>
        </w:tc>
      </w:tr>
      <w:tr w:rsidR="005F2CAF" w:rsidRPr="005F2CAF" w14:paraId="0A6C1965" w14:textId="77777777" w:rsidTr="005C52B8">
        <w:trPr>
          <w:cantSplit/>
          <w:trHeight w:val="283"/>
        </w:trPr>
        <w:tc>
          <w:tcPr>
            <w:tcW w:w="1271" w:type="dxa"/>
            <w:vMerge/>
            <w:noWrap/>
            <w:hideMark/>
          </w:tcPr>
          <w:p w14:paraId="758ED842" w14:textId="1BA3F9F1" w:rsidR="005F2CAF" w:rsidRPr="005F2CAF" w:rsidRDefault="005F2CAF" w:rsidP="00522B38">
            <w:pPr>
              <w:rPr>
                <w:color w:val="000000"/>
                <w:sz w:val="22"/>
                <w:szCs w:val="22"/>
              </w:rPr>
            </w:pPr>
          </w:p>
        </w:tc>
        <w:tc>
          <w:tcPr>
            <w:tcW w:w="1276" w:type="dxa"/>
            <w:noWrap/>
            <w:hideMark/>
          </w:tcPr>
          <w:p w14:paraId="040B51EB" w14:textId="77777777" w:rsidR="005F2CAF" w:rsidRPr="005F2CAF" w:rsidRDefault="005F2CAF">
            <w:pPr>
              <w:rPr>
                <w:color w:val="000000"/>
                <w:sz w:val="22"/>
                <w:szCs w:val="22"/>
              </w:rPr>
            </w:pPr>
            <w:r w:rsidRPr="005F2CAF">
              <w:rPr>
                <w:color w:val="000000"/>
                <w:sz w:val="22"/>
                <w:szCs w:val="22"/>
              </w:rPr>
              <w:t>OUV</w:t>
            </w:r>
          </w:p>
        </w:tc>
        <w:tc>
          <w:tcPr>
            <w:tcW w:w="992" w:type="dxa"/>
            <w:noWrap/>
            <w:hideMark/>
          </w:tcPr>
          <w:p w14:paraId="41525440" w14:textId="77777777" w:rsidR="005F2CAF" w:rsidRPr="005F2CAF" w:rsidRDefault="005F2CAF" w:rsidP="00004DED">
            <w:pPr>
              <w:jc w:val="center"/>
              <w:rPr>
                <w:color w:val="000000"/>
                <w:sz w:val="22"/>
                <w:szCs w:val="22"/>
              </w:rPr>
            </w:pPr>
            <w:r w:rsidRPr="005F2CAF">
              <w:rPr>
                <w:color w:val="000000"/>
                <w:sz w:val="22"/>
                <w:szCs w:val="22"/>
              </w:rPr>
              <w:t>0.04</w:t>
            </w:r>
          </w:p>
        </w:tc>
        <w:tc>
          <w:tcPr>
            <w:tcW w:w="992" w:type="dxa"/>
            <w:noWrap/>
            <w:hideMark/>
          </w:tcPr>
          <w:p w14:paraId="0E76F7B7" w14:textId="77777777" w:rsidR="005F2CAF" w:rsidRPr="002B77F0" w:rsidRDefault="005F2CAF" w:rsidP="00004DED">
            <w:pPr>
              <w:jc w:val="center"/>
              <w:rPr>
                <w:b/>
                <w:bCs/>
                <w:color w:val="000000"/>
                <w:sz w:val="22"/>
                <w:szCs w:val="22"/>
              </w:rPr>
            </w:pPr>
            <w:r w:rsidRPr="002B77F0">
              <w:rPr>
                <w:b/>
                <w:bCs/>
                <w:color w:val="000000"/>
                <w:sz w:val="22"/>
                <w:szCs w:val="22"/>
              </w:rPr>
              <w:t>0.49</w:t>
            </w:r>
          </w:p>
        </w:tc>
        <w:tc>
          <w:tcPr>
            <w:tcW w:w="851" w:type="dxa"/>
            <w:noWrap/>
            <w:hideMark/>
          </w:tcPr>
          <w:p w14:paraId="0509E081" w14:textId="77777777" w:rsidR="005F2CAF" w:rsidRPr="005F2CAF" w:rsidRDefault="005F2CAF" w:rsidP="00004DED">
            <w:pPr>
              <w:jc w:val="center"/>
              <w:rPr>
                <w:color w:val="000000"/>
                <w:sz w:val="22"/>
                <w:szCs w:val="22"/>
              </w:rPr>
            </w:pPr>
            <w:r w:rsidRPr="005F2CAF">
              <w:rPr>
                <w:color w:val="000000"/>
                <w:sz w:val="22"/>
                <w:szCs w:val="22"/>
              </w:rPr>
              <w:t>0.43</w:t>
            </w:r>
          </w:p>
        </w:tc>
        <w:tc>
          <w:tcPr>
            <w:tcW w:w="992" w:type="dxa"/>
            <w:noWrap/>
            <w:hideMark/>
          </w:tcPr>
          <w:p w14:paraId="66F6711B" w14:textId="77777777" w:rsidR="005F2CAF" w:rsidRPr="005F2CAF" w:rsidRDefault="005F2CAF" w:rsidP="00004DED">
            <w:pPr>
              <w:jc w:val="center"/>
              <w:rPr>
                <w:color w:val="000000"/>
                <w:sz w:val="22"/>
                <w:szCs w:val="22"/>
              </w:rPr>
            </w:pPr>
            <w:r w:rsidRPr="005F2CAF">
              <w:rPr>
                <w:color w:val="000000"/>
                <w:sz w:val="22"/>
                <w:szCs w:val="22"/>
              </w:rPr>
              <w:t>0.04</w:t>
            </w:r>
          </w:p>
        </w:tc>
        <w:tc>
          <w:tcPr>
            <w:tcW w:w="1843" w:type="dxa"/>
            <w:noWrap/>
            <w:hideMark/>
          </w:tcPr>
          <w:p w14:paraId="175DF426" w14:textId="77777777" w:rsidR="005F2CAF" w:rsidRPr="005F2CAF" w:rsidRDefault="005F2CAF" w:rsidP="00004DED">
            <w:pPr>
              <w:jc w:val="center"/>
              <w:rPr>
                <w:color w:val="000000"/>
                <w:sz w:val="22"/>
                <w:szCs w:val="22"/>
              </w:rPr>
            </w:pPr>
            <w:r w:rsidRPr="005F2CAF">
              <w:rPr>
                <w:color w:val="000000"/>
                <w:sz w:val="22"/>
                <w:szCs w:val="22"/>
              </w:rPr>
              <w:t>0.01</w:t>
            </w:r>
          </w:p>
        </w:tc>
      </w:tr>
      <w:tr w:rsidR="005F2CAF" w:rsidRPr="005F2CAF" w14:paraId="0BDE593E" w14:textId="77777777" w:rsidTr="005C52B8">
        <w:trPr>
          <w:cantSplit/>
          <w:trHeight w:val="283"/>
        </w:trPr>
        <w:tc>
          <w:tcPr>
            <w:tcW w:w="1271" w:type="dxa"/>
            <w:vMerge/>
            <w:noWrap/>
            <w:hideMark/>
          </w:tcPr>
          <w:p w14:paraId="7016E505" w14:textId="15E04EB4" w:rsidR="005F2CAF" w:rsidRPr="005F2CAF" w:rsidRDefault="005F2CAF" w:rsidP="00522B38">
            <w:pPr>
              <w:rPr>
                <w:color w:val="000000"/>
                <w:sz w:val="22"/>
                <w:szCs w:val="22"/>
              </w:rPr>
            </w:pPr>
          </w:p>
        </w:tc>
        <w:tc>
          <w:tcPr>
            <w:tcW w:w="1276" w:type="dxa"/>
            <w:noWrap/>
            <w:hideMark/>
          </w:tcPr>
          <w:p w14:paraId="395CECE6" w14:textId="77777777" w:rsidR="005F2CAF" w:rsidRPr="005F2CAF" w:rsidRDefault="005F2CAF">
            <w:pPr>
              <w:rPr>
                <w:color w:val="000000"/>
                <w:sz w:val="22"/>
                <w:szCs w:val="22"/>
              </w:rPr>
            </w:pPr>
            <w:r w:rsidRPr="005F2CAF">
              <w:rPr>
                <w:color w:val="000000"/>
                <w:sz w:val="22"/>
                <w:szCs w:val="22"/>
              </w:rPr>
              <w:t>OUA</w:t>
            </w:r>
          </w:p>
        </w:tc>
        <w:tc>
          <w:tcPr>
            <w:tcW w:w="992" w:type="dxa"/>
            <w:noWrap/>
            <w:hideMark/>
          </w:tcPr>
          <w:p w14:paraId="3CF9059A" w14:textId="77777777" w:rsidR="005F2CAF" w:rsidRPr="005F2CAF" w:rsidRDefault="005F2CAF" w:rsidP="00004DED">
            <w:pPr>
              <w:jc w:val="center"/>
              <w:rPr>
                <w:color w:val="000000"/>
                <w:sz w:val="22"/>
                <w:szCs w:val="22"/>
              </w:rPr>
            </w:pPr>
            <w:r w:rsidRPr="005F2CAF">
              <w:rPr>
                <w:color w:val="000000"/>
                <w:sz w:val="22"/>
                <w:szCs w:val="22"/>
              </w:rPr>
              <w:t>0.06</w:t>
            </w:r>
          </w:p>
        </w:tc>
        <w:tc>
          <w:tcPr>
            <w:tcW w:w="992" w:type="dxa"/>
            <w:noWrap/>
            <w:hideMark/>
          </w:tcPr>
          <w:p w14:paraId="3858BAD0" w14:textId="77777777" w:rsidR="005F2CAF" w:rsidRPr="002B77F0" w:rsidRDefault="005F2CAF" w:rsidP="00004DED">
            <w:pPr>
              <w:jc w:val="center"/>
              <w:rPr>
                <w:b/>
                <w:bCs/>
                <w:color w:val="000000"/>
                <w:sz w:val="22"/>
                <w:szCs w:val="22"/>
              </w:rPr>
            </w:pPr>
            <w:r w:rsidRPr="002B77F0">
              <w:rPr>
                <w:b/>
                <w:bCs/>
                <w:color w:val="000000"/>
                <w:sz w:val="22"/>
                <w:szCs w:val="22"/>
              </w:rPr>
              <w:t>0.56</w:t>
            </w:r>
          </w:p>
        </w:tc>
        <w:tc>
          <w:tcPr>
            <w:tcW w:w="851" w:type="dxa"/>
            <w:noWrap/>
            <w:hideMark/>
          </w:tcPr>
          <w:p w14:paraId="3F039D8C" w14:textId="77777777" w:rsidR="005F2CAF" w:rsidRPr="005F2CAF" w:rsidRDefault="005F2CAF" w:rsidP="00004DED">
            <w:pPr>
              <w:jc w:val="center"/>
              <w:rPr>
                <w:color w:val="000000"/>
                <w:sz w:val="22"/>
                <w:szCs w:val="22"/>
              </w:rPr>
            </w:pPr>
            <w:r w:rsidRPr="005F2CAF">
              <w:rPr>
                <w:color w:val="000000"/>
                <w:sz w:val="22"/>
                <w:szCs w:val="22"/>
              </w:rPr>
              <w:t>0.37</w:t>
            </w:r>
          </w:p>
        </w:tc>
        <w:tc>
          <w:tcPr>
            <w:tcW w:w="992" w:type="dxa"/>
            <w:noWrap/>
            <w:hideMark/>
          </w:tcPr>
          <w:p w14:paraId="08BFD17D"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noWrap/>
            <w:hideMark/>
          </w:tcPr>
          <w:p w14:paraId="41D462C8" w14:textId="77777777" w:rsidR="005F2CAF" w:rsidRPr="005F2CAF" w:rsidRDefault="005F2CAF" w:rsidP="00004DED">
            <w:pPr>
              <w:jc w:val="center"/>
              <w:rPr>
                <w:color w:val="000000"/>
                <w:sz w:val="22"/>
                <w:szCs w:val="22"/>
              </w:rPr>
            </w:pPr>
            <w:r w:rsidRPr="005F2CAF">
              <w:rPr>
                <w:color w:val="000000"/>
                <w:sz w:val="22"/>
                <w:szCs w:val="22"/>
              </w:rPr>
              <w:t>0</w:t>
            </w:r>
          </w:p>
        </w:tc>
      </w:tr>
      <w:tr w:rsidR="005F2CAF" w:rsidRPr="005F2CAF" w14:paraId="345C81C2" w14:textId="77777777" w:rsidTr="005C52B8">
        <w:trPr>
          <w:cantSplit/>
          <w:trHeight w:val="283"/>
        </w:trPr>
        <w:tc>
          <w:tcPr>
            <w:tcW w:w="1271" w:type="dxa"/>
            <w:vMerge/>
            <w:noWrap/>
            <w:hideMark/>
          </w:tcPr>
          <w:p w14:paraId="6C12570B" w14:textId="25B22B70" w:rsidR="005F2CAF" w:rsidRPr="005F2CAF" w:rsidRDefault="005F2CAF" w:rsidP="00522B38">
            <w:pPr>
              <w:rPr>
                <w:color w:val="000000"/>
                <w:sz w:val="22"/>
                <w:szCs w:val="22"/>
              </w:rPr>
            </w:pPr>
          </w:p>
        </w:tc>
        <w:tc>
          <w:tcPr>
            <w:tcW w:w="1276" w:type="dxa"/>
            <w:noWrap/>
            <w:hideMark/>
          </w:tcPr>
          <w:p w14:paraId="16A231B1" w14:textId="77777777" w:rsidR="005F2CAF" w:rsidRPr="005F2CAF" w:rsidRDefault="005F2CAF">
            <w:pPr>
              <w:rPr>
                <w:color w:val="000000"/>
                <w:sz w:val="22"/>
                <w:szCs w:val="22"/>
              </w:rPr>
            </w:pPr>
            <w:r w:rsidRPr="005F2CAF">
              <w:rPr>
                <w:color w:val="000000"/>
                <w:sz w:val="22"/>
                <w:szCs w:val="22"/>
              </w:rPr>
              <w:t>OUM</w:t>
            </w:r>
          </w:p>
        </w:tc>
        <w:tc>
          <w:tcPr>
            <w:tcW w:w="992" w:type="dxa"/>
            <w:noWrap/>
            <w:hideMark/>
          </w:tcPr>
          <w:p w14:paraId="67590DF8" w14:textId="77777777" w:rsidR="005F2CAF" w:rsidRPr="005F2CAF" w:rsidRDefault="005F2CAF" w:rsidP="00004DED">
            <w:pPr>
              <w:jc w:val="center"/>
              <w:rPr>
                <w:color w:val="000000"/>
                <w:sz w:val="22"/>
                <w:szCs w:val="22"/>
              </w:rPr>
            </w:pPr>
            <w:r w:rsidRPr="005F2CAF">
              <w:rPr>
                <w:color w:val="000000"/>
                <w:sz w:val="22"/>
                <w:szCs w:val="22"/>
              </w:rPr>
              <w:t>0.21</w:t>
            </w:r>
          </w:p>
        </w:tc>
        <w:tc>
          <w:tcPr>
            <w:tcW w:w="992" w:type="dxa"/>
            <w:noWrap/>
            <w:hideMark/>
          </w:tcPr>
          <w:p w14:paraId="5E79C58C" w14:textId="77777777" w:rsidR="005F2CAF" w:rsidRPr="005F2CAF" w:rsidRDefault="005F2CAF" w:rsidP="00004DED">
            <w:pPr>
              <w:jc w:val="center"/>
              <w:rPr>
                <w:color w:val="000000"/>
                <w:sz w:val="22"/>
                <w:szCs w:val="22"/>
              </w:rPr>
            </w:pPr>
            <w:r w:rsidRPr="005F2CAF">
              <w:rPr>
                <w:color w:val="000000"/>
                <w:sz w:val="22"/>
                <w:szCs w:val="22"/>
              </w:rPr>
              <w:t>0.09</w:t>
            </w:r>
          </w:p>
        </w:tc>
        <w:tc>
          <w:tcPr>
            <w:tcW w:w="851" w:type="dxa"/>
            <w:noWrap/>
            <w:hideMark/>
          </w:tcPr>
          <w:p w14:paraId="009C7FA1" w14:textId="77777777" w:rsidR="005F2CAF" w:rsidRPr="005F2CAF" w:rsidRDefault="005F2CAF" w:rsidP="00004DED">
            <w:pPr>
              <w:jc w:val="center"/>
              <w:rPr>
                <w:color w:val="000000"/>
                <w:sz w:val="22"/>
                <w:szCs w:val="22"/>
              </w:rPr>
            </w:pPr>
            <w:r w:rsidRPr="005F2CAF">
              <w:rPr>
                <w:color w:val="000000"/>
                <w:sz w:val="22"/>
                <w:szCs w:val="22"/>
              </w:rPr>
              <w:t>0.03</w:t>
            </w:r>
          </w:p>
        </w:tc>
        <w:tc>
          <w:tcPr>
            <w:tcW w:w="992" w:type="dxa"/>
            <w:noWrap/>
            <w:hideMark/>
          </w:tcPr>
          <w:p w14:paraId="0ED8E8F5" w14:textId="77777777" w:rsidR="005F2CAF" w:rsidRPr="002B77F0" w:rsidRDefault="005F2CAF" w:rsidP="00004DED">
            <w:pPr>
              <w:jc w:val="center"/>
              <w:rPr>
                <w:b/>
                <w:bCs/>
                <w:color w:val="000000"/>
                <w:sz w:val="22"/>
                <w:szCs w:val="22"/>
              </w:rPr>
            </w:pPr>
            <w:r w:rsidRPr="002B77F0">
              <w:rPr>
                <w:b/>
                <w:bCs/>
                <w:color w:val="000000"/>
                <w:sz w:val="22"/>
                <w:szCs w:val="22"/>
              </w:rPr>
              <w:t>0.67</w:t>
            </w:r>
          </w:p>
        </w:tc>
        <w:tc>
          <w:tcPr>
            <w:tcW w:w="1843" w:type="dxa"/>
            <w:noWrap/>
            <w:hideMark/>
          </w:tcPr>
          <w:p w14:paraId="326DAB97" w14:textId="77777777" w:rsidR="005F2CAF" w:rsidRPr="005F2CAF" w:rsidRDefault="005F2CAF" w:rsidP="00004DED">
            <w:pPr>
              <w:jc w:val="center"/>
              <w:rPr>
                <w:color w:val="000000"/>
                <w:sz w:val="22"/>
                <w:szCs w:val="22"/>
              </w:rPr>
            </w:pPr>
            <w:r w:rsidRPr="005F2CAF">
              <w:rPr>
                <w:color w:val="000000"/>
                <w:sz w:val="22"/>
                <w:szCs w:val="22"/>
              </w:rPr>
              <w:t>0.71</w:t>
            </w:r>
          </w:p>
        </w:tc>
      </w:tr>
      <w:tr w:rsidR="005F2CAF" w:rsidRPr="005F2CAF" w14:paraId="6EB68F61" w14:textId="77777777" w:rsidTr="005C52B8">
        <w:trPr>
          <w:cantSplit/>
          <w:trHeight w:val="283"/>
        </w:trPr>
        <w:tc>
          <w:tcPr>
            <w:tcW w:w="1271" w:type="dxa"/>
            <w:vMerge/>
            <w:noWrap/>
            <w:hideMark/>
          </w:tcPr>
          <w:p w14:paraId="5BEAACA7" w14:textId="53A7E543" w:rsidR="005F2CAF" w:rsidRPr="005F2CAF" w:rsidRDefault="005F2CAF" w:rsidP="00522B38">
            <w:pPr>
              <w:rPr>
                <w:color w:val="000000"/>
                <w:sz w:val="22"/>
                <w:szCs w:val="22"/>
              </w:rPr>
            </w:pPr>
          </w:p>
        </w:tc>
        <w:tc>
          <w:tcPr>
            <w:tcW w:w="1276" w:type="dxa"/>
            <w:noWrap/>
            <w:hideMark/>
          </w:tcPr>
          <w:p w14:paraId="54EE7B90" w14:textId="77777777" w:rsidR="005F2CAF" w:rsidRPr="005F2CAF" w:rsidRDefault="005F2CAF">
            <w:pPr>
              <w:rPr>
                <w:color w:val="000000"/>
                <w:sz w:val="22"/>
                <w:szCs w:val="22"/>
              </w:rPr>
            </w:pPr>
            <w:r w:rsidRPr="005F2CAF">
              <w:rPr>
                <w:color w:val="000000"/>
                <w:sz w:val="22"/>
                <w:szCs w:val="22"/>
              </w:rPr>
              <w:t>OUVA</w:t>
            </w:r>
          </w:p>
        </w:tc>
        <w:tc>
          <w:tcPr>
            <w:tcW w:w="992" w:type="dxa"/>
            <w:noWrap/>
            <w:hideMark/>
          </w:tcPr>
          <w:p w14:paraId="5C073341" w14:textId="77777777" w:rsidR="005F2CAF" w:rsidRPr="005F2CAF" w:rsidRDefault="005F2CAF" w:rsidP="00004DED">
            <w:pPr>
              <w:jc w:val="center"/>
              <w:rPr>
                <w:color w:val="000000"/>
                <w:sz w:val="22"/>
                <w:szCs w:val="22"/>
              </w:rPr>
            </w:pPr>
            <w:r w:rsidRPr="005F2CAF">
              <w:rPr>
                <w:color w:val="000000"/>
                <w:sz w:val="22"/>
                <w:szCs w:val="22"/>
              </w:rPr>
              <w:t>0.07</w:t>
            </w:r>
          </w:p>
        </w:tc>
        <w:tc>
          <w:tcPr>
            <w:tcW w:w="992" w:type="dxa"/>
            <w:noWrap/>
            <w:hideMark/>
          </w:tcPr>
          <w:p w14:paraId="1B462CB1" w14:textId="77777777" w:rsidR="005F2CAF" w:rsidRPr="002B77F0" w:rsidRDefault="005F2CAF" w:rsidP="00004DED">
            <w:pPr>
              <w:jc w:val="center"/>
              <w:rPr>
                <w:b/>
                <w:bCs/>
                <w:color w:val="000000"/>
                <w:sz w:val="22"/>
                <w:szCs w:val="22"/>
              </w:rPr>
            </w:pPr>
            <w:r w:rsidRPr="002B77F0">
              <w:rPr>
                <w:b/>
                <w:bCs/>
                <w:color w:val="000000"/>
                <w:sz w:val="22"/>
                <w:szCs w:val="22"/>
              </w:rPr>
              <w:t>0.55</w:t>
            </w:r>
          </w:p>
        </w:tc>
        <w:tc>
          <w:tcPr>
            <w:tcW w:w="851" w:type="dxa"/>
            <w:noWrap/>
            <w:hideMark/>
          </w:tcPr>
          <w:p w14:paraId="6E2D413D" w14:textId="77777777" w:rsidR="005F2CAF" w:rsidRPr="005F2CAF" w:rsidRDefault="005F2CAF" w:rsidP="00004DED">
            <w:pPr>
              <w:jc w:val="center"/>
              <w:rPr>
                <w:color w:val="000000"/>
                <w:sz w:val="22"/>
                <w:szCs w:val="22"/>
              </w:rPr>
            </w:pPr>
            <w:r w:rsidRPr="005F2CAF">
              <w:rPr>
                <w:color w:val="000000"/>
                <w:sz w:val="22"/>
                <w:szCs w:val="22"/>
              </w:rPr>
              <w:t>0.35</w:t>
            </w:r>
          </w:p>
        </w:tc>
        <w:tc>
          <w:tcPr>
            <w:tcW w:w="992" w:type="dxa"/>
            <w:noWrap/>
            <w:hideMark/>
          </w:tcPr>
          <w:p w14:paraId="592CB12D" w14:textId="77777777" w:rsidR="005F2CAF" w:rsidRPr="005F2CAF" w:rsidRDefault="005F2CAF" w:rsidP="00004DED">
            <w:pPr>
              <w:jc w:val="center"/>
              <w:rPr>
                <w:color w:val="000000"/>
                <w:sz w:val="22"/>
                <w:szCs w:val="22"/>
              </w:rPr>
            </w:pPr>
            <w:r w:rsidRPr="005F2CAF">
              <w:rPr>
                <w:color w:val="000000"/>
                <w:sz w:val="22"/>
                <w:szCs w:val="22"/>
              </w:rPr>
              <w:t>0.04</w:t>
            </w:r>
          </w:p>
        </w:tc>
        <w:tc>
          <w:tcPr>
            <w:tcW w:w="1843" w:type="dxa"/>
            <w:noWrap/>
            <w:hideMark/>
          </w:tcPr>
          <w:p w14:paraId="2295FA78" w14:textId="77777777" w:rsidR="005F2CAF" w:rsidRPr="005F2CAF" w:rsidRDefault="005F2CAF" w:rsidP="00004DED">
            <w:pPr>
              <w:jc w:val="center"/>
              <w:rPr>
                <w:color w:val="000000"/>
                <w:sz w:val="22"/>
                <w:szCs w:val="22"/>
              </w:rPr>
            </w:pPr>
            <w:r w:rsidRPr="005F2CAF">
              <w:rPr>
                <w:color w:val="000000"/>
                <w:sz w:val="22"/>
                <w:szCs w:val="22"/>
              </w:rPr>
              <w:t>0.03</w:t>
            </w:r>
          </w:p>
        </w:tc>
      </w:tr>
      <w:tr w:rsidR="005F2CAF" w:rsidRPr="005F2CAF" w14:paraId="10666EB6" w14:textId="77777777" w:rsidTr="005C52B8">
        <w:trPr>
          <w:cantSplit/>
          <w:trHeight w:val="283"/>
        </w:trPr>
        <w:tc>
          <w:tcPr>
            <w:tcW w:w="1271" w:type="dxa"/>
            <w:vMerge/>
            <w:noWrap/>
            <w:hideMark/>
          </w:tcPr>
          <w:p w14:paraId="6CA76882" w14:textId="4456425D" w:rsidR="005F2CAF" w:rsidRPr="005F2CAF" w:rsidRDefault="005F2CAF" w:rsidP="00522B38">
            <w:pPr>
              <w:rPr>
                <w:color w:val="000000"/>
                <w:sz w:val="22"/>
                <w:szCs w:val="22"/>
              </w:rPr>
            </w:pPr>
          </w:p>
        </w:tc>
        <w:tc>
          <w:tcPr>
            <w:tcW w:w="1276" w:type="dxa"/>
            <w:noWrap/>
            <w:hideMark/>
          </w:tcPr>
          <w:p w14:paraId="6D612F32" w14:textId="77777777" w:rsidR="005F2CAF" w:rsidRPr="005F2CAF" w:rsidRDefault="005F2CAF">
            <w:pPr>
              <w:rPr>
                <w:color w:val="000000"/>
                <w:sz w:val="22"/>
                <w:szCs w:val="22"/>
              </w:rPr>
            </w:pPr>
            <w:r w:rsidRPr="005F2CAF">
              <w:rPr>
                <w:color w:val="000000"/>
                <w:sz w:val="22"/>
                <w:szCs w:val="22"/>
              </w:rPr>
              <w:t>OUMV</w:t>
            </w:r>
          </w:p>
        </w:tc>
        <w:tc>
          <w:tcPr>
            <w:tcW w:w="992" w:type="dxa"/>
            <w:noWrap/>
            <w:hideMark/>
          </w:tcPr>
          <w:p w14:paraId="445C87A0" w14:textId="77777777" w:rsidR="005F2CAF" w:rsidRPr="005F2CAF" w:rsidRDefault="005F2CAF" w:rsidP="00004DED">
            <w:pPr>
              <w:jc w:val="center"/>
              <w:rPr>
                <w:color w:val="000000"/>
                <w:sz w:val="22"/>
                <w:szCs w:val="22"/>
              </w:rPr>
            </w:pPr>
            <w:r w:rsidRPr="005F2CAF">
              <w:rPr>
                <w:color w:val="000000"/>
                <w:sz w:val="22"/>
                <w:szCs w:val="22"/>
              </w:rPr>
              <w:t>0.24</w:t>
            </w:r>
          </w:p>
        </w:tc>
        <w:tc>
          <w:tcPr>
            <w:tcW w:w="992" w:type="dxa"/>
            <w:noWrap/>
            <w:hideMark/>
          </w:tcPr>
          <w:p w14:paraId="2CCBE5B6" w14:textId="77777777" w:rsidR="005F2CAF" w:rsidRPr="005F2CAF" w:rsidRDefault="005F2CAF" w:rsidP="00004DED">
            <w:pPr>
              <w:jc w:val="center"/>
              <w:rPr>
                <w:color w:val="000000"/>
                <w:sz w:val="22"/>
                <w:szCs w:val="22"/>
              </w:rPr>
            </w:pPr>
            <w:r w:rsidRPr="005F2CAF">
              <w:rPr>
                <w:color w:val="000000"/>
                <w:sz w:val="22"/>
                <w:szCs w:val="22"/>
              </w:rPr>
              <w:t>0.19</w:t>
            </w:r>
          </w:p>
        </w:tc>
        <w:tc>
          <w:tcPr>
            <w:tcW w:w="851" w:type="dxa"/>
            <w:noWrap/>
            <w:hideMark/>
          </w:tcPr>
          <w:p w14:paraId="25382FC4" w14:textId="77777777" w:rsidR="005F2CAF" w:rsidRPr="005F2CAF" w:rsidRDefault="005F2CAF" w:rsidP="00004DED">
            <w:pPr>
              <w:jc w:val="center"/>
              <w:rPr>
                <w:color w:val="000000"/>
                <w:sz w:val="22"/>
                <w:szCs w:val="22"/>
              </w:rPr>
            </w:pPr>
            <w:r w:rsidRPr="005F2CAF">
              <w:rPr>
                <w:color w:val="000000"/>
                <w:sz w:val="22"/>
                <w:szCs w:val="22"/>
              </w:rPr>
              <w:t>0.14</w:t>
            </w:r>
          </w:p>
        </w:tc>
        <w:tc>
          <w:tcPr>
            <w:tcW w:w="992" w:type="dxa"/>
            <w:noWrap/>
            <w:hideMark/>
          </w:tcPr>
          <w:p w14:paraId="778D31F7" w14:textId="77777777" w:rsidR="005F2CAF" w:rsidRPr="002B77F0" w:rsidRDefault="005F2CAF" w:rsidP="00004DED">
            <w:pPr>
              <w:jc w:val="center"/>
              <w:rPr>
                <w:b/>
                <w:bCs/>
                <w:color w:val="000000"/>
                <w:sz w:val="22"/>
                <w:szCs w:val="22"/>
              </w:rPr>
            </w:pPr>
            <w:r w:rsidRPr="002B77F0">
              <w:rPr>
                <w:b/>
                <w:bCs/>
                <w:color w:val="000000"/>
                <w:sz w:val="22"/>
                <w:szCs w:val="22"/>
              </w:rPr>
              <w:t>0.44</w:t>
            </w:r>
          </w:p>
        </w:tc>
        <w:tc>
          <w:tcPr>
            <w:tcW w:w="1843" w:type="dxa"/>
            <w:noWrap/>
            <w:hideMark/>
          </w:tcPr>
          <w:p w14:paraId="7EC2C0AB" w14:textId="77777777" w:rsidR="005F2CAF" w:rsidRPr="005F2CAF" w:rsidRDefault="005F2CAF" w:rsidP="00004DED">
            <w:pPr>
              <w:jc w:val="center"/>
              <w:rPr>
                <w:color w:val="000000"/>
                <w:sz w:val="22"/>
                <w:szCs w:val="22"/>
              </w:rPr>
            </w:pPr>
            <w:r w:rsidRPr="005F2CAF">
              <w:rPr>
                <w:color w:val="000000"/>
                <w:sz w:val="22"/>
                <w:szCs w:val="22"/>
              </w:rPr>
              <w:t>0.44</w:t>
            </w:r>
          </w:p>
        </w:tc>
      </w:tr>
      <w:tr w:rsidR="005F2CAF" w:rsidRPr="005F2CAF" w14:paraId="40EB3E19" w14:textId="77777777" w:rsidTr="005C52B8">
        <w:trPr>
          <w:cantSplit/>
          <w:trHeight w:val="283"/>
        </w:trPr>
        <w:tc>
          <w:tcPr>
            <w:tcW w:w="1271" w:type="dxa"/>
            <w:vMerge/>
            <w:noWrap/>
            <w:hideMark/>
          </w:tcPr>
          <w:p w14:paraId="44B20912" w14:textId="74B847E4" w:rsidR="005F2CAF" w:rsidRPr="005F2CAF" w:rsidRDefault="005F2CAF" w:rsidP="00522B38">
            <w:pPr>
              <w:rPr>
                <w:color w:val="000000"/>
                <w:sz w:val="22"/>
                <w:szCs w:val="22"/>
              </w:rPr>
            </w:pPr>
          </w:p>
        </w:tc>
        <w:tc>
          <w:tcPr>
            <w:tcW w:w="1276" w:type="dxa"/>
            <w:noWrap/>
            <w:hideMark/>
          </w:tcPr>
          <w:p w14:paraId="7D12BFEB" w14:textId="77777777" w:rsidR="005F2CAF" w:rsidRPr="005F2CAF" w:rsidRDefault="005F2CAF">
            <w:pPr>
              <w:rPr>
                <w:color w:val="000000"/>
                <w:sz w:val="22"/>
                <w:szCs w:val="22"/>
              </w:rPr>
            </w:pPr>
            <w:r w:rsidRPr="005F2CAF">
              <w:rPr>
                <w:color w:val="000000"/>
                <w:sz w:val="22"/>
                <w:szCs w:val="22"/>
              </w:rPr>
              <w:t>OUMA</w:t>
            </w:r>
          </w:p>
        </w:tc>
        <w:tc>
          <w:tcPr>
            <w:tcW w:w="992" w:type="dxa"/>
            <w:noWrap/>
            <w:hideMark/>
          </w:tcPr>
          <w:p w14:paraId="5359860B" w14:textId="77777777" w:rsidR="005F2CAF" w:rsidRPr="002B77F0" w:rsidRDefault="005F2CAF" w:rsidP="00004DED">
            <w:pPr>
              <w:jc w:val="center"/>
              <w:rPr>
                <w:b/>
                <w:bCs/>
                <w:color w:val="000000"/>
                <w:sz w:val="22"/>
                <w:szCs w:val="22"/>
              </w:rPr>
            </w:pPr>
            <w:r w:rsidRPr="002B77F0">
              <w:rPr>
                <w:b/>
                <w:bCs/>
                <w:color w:val="000000"/>
                <w:sz w:val="22"/>
                <w:szCs w:val="22"/>
              </w:rPr>
              <w:t>0.41</w:t>
            </w:r>
          </w:p>
        </w:tc>
        <w:tc>
          <w:tcPr>
            <w:tcW w:w="992" w:type="dxa"/>
            <w:noWrap/>
            <w:hideMark/>
          </w:tcPr>
          <w:p w14:paraId="2C782E96" w14:textId="5B9FDC6D" w:rsidR="005F2CAF" w:rsidRPr="002B77F0" w:rsidRDefault="005F2CAF" w:rsidP="00004DED">
            <w:pPr>
              <w:jc w:val="center"/>
              <w:rPr>
                <w:color w:val="000000"/>
                <w:sz w:val="22"/>
                <w:szCs w:val="22"/>
              </w:rPr>
            </w:pPr>
            <w:r w:rsidRPr="002B77F0">
              <w:rPr>
                <w:color w:val="000000"/>
                <w:sz w:val="22"/>
                <w:szCs w:val="22"/>
              </w:rPr>
              <w:t>0.4</w:t>
            </w:r>
            <w:ins w:id="157" w:author="O'Meara, Brian C" w:date="2022-07-06T11:46:00Z">
              <w:r w:rsidR="00AD146C">
                <w:rPr>
                  <w:color w:val="000000"/>
                  <w:sz w:val="22"/>
                  <w:szCs w:val="22"/>
                </w:rPr>
                <w:t>0</w:t>
              </w:r>
            </w:ins>
          </w:p>
        </w:tc>
        <w:tc>
          <w:tcPr>
            <w:tcW w:w="851" w:type="dxa"/>
            <w:noWrap/>
            <w:hideMark/>
          </w:tcPr>
          <w:p w14:paraId="199FFB20" w14:textId="77777777" w:rsidR="005F2CAF" w:rsidRPr="005F2CAF" w:rsidRDefault="005F2CAF" w:rsidP="00004DED">
            <w:pPr>
              <w:jc w:val="center"/>
              <w:rPr>
                <w:color w:val="000000"/>
                <w:sz w:val="22"/>
                <w:szCs w:val="22"/>
              </w:rPr>
            </w:pPr>
            <w:r w:rsidRPr="005F2CAF">
              <w:rPr>
                <w:color w:val="000000"/>
                <w:sz w:val="22"/>
                <w:szCs w:val="22"/>
              </w:rPr>
              <w:t>0.13</w:t>
            </w:r>
          </w:p>
        </w:tc>
        <w:tc>
          <w:tcPr>
            <w:tcW w:w="992" w:type="dxa"/>
            <w:noWrap/>
            <w:hideMark/>
          </w:tcPr>
          <w:p w14:paraId="2971AACE"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08B272D0" w14:textId="77777777" w:rsidR="005F2CAF" w:rsidRPr="005F2CAF" w:rsidRDefault="005F2CAF" w:rsidP="00004DED">
            <w:pPr>
              <w:jc w:val="center"/>
              <w:rPr>
                <w:color w:val="000000"/>
                <w:sz w:val="22"/>
                <w:szCs w:val="22"/>
              </w:rPr>
            </w:pPr>
            <w:r w:rsidRPr="005F2CAF">
              <w:rPr>
                <w:color w:val="000000"/>
                <w:sz w:val="22"/>
                <w:szCs w:val="22"/>
              </w:rPr>
              <w:t>0.06</w:t>
            </w:r>
          </w:p>
        </w:tc>
      </w:tr>
      <w:tr w:rsidR="005F2CAF" w:rsidRPr="005F2CAF" w14:paraId="7D23153A" w14:textId="77777777" w:rsidTr="005C52B8">
        <w:trPr>
          <w:cantSplit/>
          <w:trHeight w:val="283"/>
        </w:trPr>
        <w:tc>
          <w:tcPr>
            <w:tcW w:w="1271" w:type="dxa"/>
            <w:vMerge/>
            <w:noWrap/>
            <w:hideMark/>
          </w:tcPr>
          <w:p w14:paraId="1BBA2930" w14:textId="27D2249C" w:rsidR="005F2CAF" w:rsidRPr="005F2CAF" w:rsidRDefault="005F2CAF" w:rsidP="00522B38">
            <w:pPr>
              <w:rPr>
                <w:color w:val="000000"/>
                <w:sz w:val="22"/>
                <w:szCs w:val="22"/>
              </w:rPr>
            </w:pPr>
          </w:p>
        </w:tc>
        <w:tc>
          <w:tcPr>
            <w:tcW w:w="1276" w:type="dxa"/>
            <w:noWrap/>
            <w:hideMark/>
          </w:tcPr>
          <w:p w14:paraId="4FCAE3B0" w14:textId="77777777" w:rsidR="005F2CAF" w:rsidRPr="005F2CAF" w:rsidRDefault="005F2CAF">
            <w:pPr>
              <w:rPr>
                <w:color w:val="000000"/>
                <w:sz w:val="22"/>
                <w:szCs w:val="22"/>
              </w:rPr>
            </w:pPr>
            <w:r w:rsidRPr="005F2CAF">
              <w:rPr>
                <w:color w:val="000000"/>
                <w:sz w:val="22"/>
                <w:szCs w:val="22"/>
              </w:rPr>
              <w:t>OUMVA</w:t>
            </w:r>
          </w:p>
        </w:tc>
        <w:tc>
          <w:tcPr>
            <w:tcW w:w="992" w:type="dxa"/>
            <w:noWrap/>
            <w:hideMark/>
          </w:tcPr>
          <w:p w14:paraId="358DBB31" w14:textId="77777777" w:rsidR="005F2CAF" w:rsidRPr="005F2CAF" w:rsidRDefault="005F2CAF" w:rsidP="00004DED">
            <w:pPr>
              <w:jc w:val="center"/>
              <w:rPr>
                <w:color w:val="000000"/>
                <w:sz w:val="22"/>
                <w:szCs w:val="22"/>
              </w:rPr>
            </w:pPr>
            <w:r w:rsidRPr="005F2CAF">
              <w:rPr>
                <w:color w:val="000000"/>
                <w:sz w:val="22"/>
                <w:szCs w:val="22"/>
              </w:rPr>
              <w:t>0.24</w:t>
            </w:r>
          </w:p>
        </w:tc>
        <w:tc>
          <w:tcPr>
            <w:tcW w:w="992" w:type="dxa"/>
            <w:noWrap/>
            <w:hideMark/>
          </w:tcPr>
          <w:p w14:paraId="195321FE" w14:textId="77777777" w:rsidR="005F2CAF" w:rsidRPr="002B77F0" w:rsidRDefault="005F2CAF" w:rsidP="00004DED">
            <w:pPr>
              <w:jc w:val="center"/>
              <w:rPr>
                <w:b/>
                <w:bCs/>
                <w:color w:val="000000"/>
                <w:sz w:val="22"/>
                <w:szCs w:val="22"/>
              </w:rPr>
            </w:pPr>
            <w:r w:rsidRPr="002B77F0">
              <w:rPr>
                <w:b/>
                <w:bCs/>
                <w:color w:val="000000"/>
                <w:sz w:val="22"/>
                <w:szCs w:val="22"/>
              </w:rPr>
              <w:t>0.39</w:t>
            </w:r>
          </w:p>
        </w:tc>
        <w:tc>
          <w:tcPr>
            <w:tcW w:w="851" w:type="dxa"/>
            <w:noWrap/>
            <w:hideMark/>
          </w:tcPr>
          <w:p w14:paraId="254BC2ED" w14:textId="77777777" w:rsidR="005F2CAF" w:rsidRPr="005F2CAF" w:rsidRDefault="005F2CAF" w:rsidP="00004DED">
            <w:pPr>
              <w:jc w:val="center"/>
              <w:rPr>
                <w:color w:val="000000"/>
                <w:sz w:val="22"/>
                <w:szCs w:val="22"/>
              </w:rPr>
            </w:pPr>
            <w:r w:rsidRPr="005F2CAF">
              <w:rPr>
                <w:color w:val="000000"/>
                <w:sz w:val="22"/>
                <w:szCs w:val="22"/>
              </w:rPr>
              <w:t>0.21</w:t>
            </w:r>
          </w:p>
        </w:tc>
        <w:tc>
          <w:tcPr>
            <w:tcW w:w="992" w:type="dxa"/>
            <w:noWrap/>
            <w:hideMark/>
          </w:tcPr>
          <w:p w14:paraId="6681B3AB" w14:textId="77777777" w:rsidR="005F2CAF" w:rsidRPr="005F2CAF" w:rsidRDefault="005F2CAF" w:rsidP="00004DED">
            <w:pPr>
              <w:jc w:val="center"/>
              <w:rPr>
                <w:color w:val="000000"/>
                <w:sz w:val="22"/>
                <w:szCs w:val="22"/>
              </w:rPr>
            </w:pPr>
            <w:r w:rsidRPr="005F2CAF">
              <w:rPr>
                <w:color w:val="000000"/>
                <w:sz w:val="22"/>
                <w:szCs w:val="22"/>
              </w:rPr>
              <w:t>0.16</w:t>
            </w:r>
          </w:p>
        </w:tc>
        <w:tc>
          <w:tcPr>
            <w:tcW w:w="1843" w:type="dxa"/>
            <w:noWrap/>
            <w:hideMark/>
          </w:tcPr>
          <w:p w14:paraId="18D6A275" w14:textId="77777777" w:rsidR="005F2CAF" w:rsidRPr="005F2CAF" w:rsidRDefault="005F2CAF" w:rsidP="00004DED">
            <w:pPr>
              <w:jc w:val="center"/>
              <w:rPr>
                <w:color w:val="000000"/>
                <w:sz w:val="22"/>
                <w:szCs w:val="22"/>
              </w:rPr>
            </w:pPr>
            <w:r w:rsidRPr="005F2CAF">
              <w:rPr>
                <w:color w:val="000000"/>
                <w:sz w:val="22"/>
                <w:szCs w:val="22"/>
              </w:rPr>
              <w:t>0.15</w:t>
            </w:r>
          </w:p>
        </w:tc>
      </w:tr>
      <w:tr w:rsidR="005F2CAF" w:rsidRPr="005F2CAF" w14:paraId="61D7643E" w14:textId="77777777" w:rsidTr="005C52B8">
        <w:trPr>
          <w:cantSplit/>
          <w:trHeight w:val="283"/>
        </w:trPr>
        <w:tc>
          <w:tcPr>
            <w:tcW w:w="1271" w:type="dxa"/>
            <w:vMerge/>
            <w:noWrap/>
            <w:hideMark/>
          </w:tcPr>
          <w:p w14:paraId="45F25126" w14:textId="470AC0CD" w:rsidR="005F2CAF" w:rsidRPr="005F2CAF" w:rsidRDefault="005F2CAF" w:rsidP="00522B38">
            <w:pPr>
              <w:rPr>
                <w:color w:val="000000"/>
                <w:sz w:val="22"/>
                <w:szCs w:val="22"/>
              </w:rPr>
            </w:pPr>
          </w:p>
        </w:tc>
        <w:tc>
          <w:tcPr>
            <w:tcW w:w="1276" w:type="dxa"/>
            <w:noWrap/>
            <w:hideMark/>
          </w:tcPr>
          <w:p w14:paraId="7C1FFB0A" w14:textId="77777777" w:rsidR="005F2CAF" w:rsidRPr="005F2CAF" w:rsidRDefault="005F2CAF">
            <w:pPr>
              <w:rPr>
                <w:color w:val="000000"/>
                <w:sz w:val="22"/>
                <w:szCs w:val="22"/>
              </w:rPr>
            </w:pPr>
            <w:r w:rsidRPr="005F2CAF">
              <w:rPr>
                <w:color w:val="000000"/>
                <w:sz w:val="22"/>
                <w:szCs w:val="22"/>
              </w:rPr>
              <w:t>OUBM1</w:t>
            </w:r>
          </w:p>
        </w:tc>
        <w:tc>
          <w:tcPr>
            <w:tcW w:w="992" w:type="dxa"/>
            <w:noWrap/>
            <w:hideMark/>
          </w:tcPr>
          <w:p w14:paraId="71EE9F79" w14:textId="77777777" w:rsidR="005F2CAF" w:rsidRPr="005F2CAF" w:rsidRDefault="005F2CAF" w:rsidP="00004DED">
            <w:pPr>
              <w:jc w:val="center"/>
              <w:rPr>
                <w:color w:val="000000"/>
                <w:sz w:val="22"/>
                <w:szCs w:val="22"/>
              </w:rPr>
            </w:pPr>
            <w:r w:rsidRPr="005F2CAF">
              <w:rPr>
                <w:color w:val="000000"/>
                <w:sz w:val="22"/>
                <w:szCs w:val="22"/>
              </w:rPr>
              <w:t>0.24</w:t>
            </w:r>
          </w:p>
        </w:tc>
        <w:tc>
          <w:tcPr>
            <w:tcW w:w="992" w:type="dxa"/>
            <w:noWrap/>
            <w:hideMark/>
          </w:tcPr>
          <w:p w14:paraId="6A68D413" w14:textId="77777777" w:rsidR="005F2CAF" w:rsidRPr="002B77F0" w:rsidRDefault="005F2CAF" w:rsidP="00004DED">
            <w:pPr>
              <w:jc w:val="center"/>
              <w:rPr>
                <w:b/>
                <w:bCs/>
                <w:color w:val="000000"/>
                <w:sz w:val="22"/>
                <w:szCs w:val="22"/>
              </w:rPr>
            </w:pPr>
            <w:r w:rsidRPr="002B77F0">
              <w:rPr>
                <w:b/>
                <w:bCs/>
                <w:color w:val="000000"/>
                <w:sz w:val="22"/>
                <w:szCs w:val="22"/>
              </w:rPr>
              <w:t>0.55</w:t>
            </w:r>
          </w:p>
        </w:tc>
        <w:tc>
          <w:tcPr>
            <w:tcW w:w="851" w:type="dxa"/>
            <w:noWrap/>
            <w:hideMark/>
          </w:tcPr>
          <w:p w14:paraId="529CC520" w14:textId="77777777" w:rsidR="005F2CAF" w:rsidRPr="005F2CAF" w:rsidRDefault="005F2CAF" w:rsidP="00004DED">
            <w:pPr>
              <w:jc w:val="center"/>
              <w:rPr>
                <w:color w:val="000000"/>
                <w:sz w:val="22"/>
                <w:szCs w:val="22"/>
              </w:rPr>
            </w:pPr>
            <w:r w:rsidRPr="005F2CAF">
              <w:rPr>
                <w:color w:val="000000"/>
                <w:sz w:val="22"/>
                <w:szCs w:val="22"/>
              </w:rPr>
              <w:t>0.16</w:t>
            </w:r>
          </w:p>
        </w:tc>
        <w:tc>
          <w:tcPr>
            <w:tcW w:w="992" w:type="dxa"/>
            <w:noWrap/>
            <w:hideMark/>
          </w:tcPr>
          <w:p w14:paraId="63434FDD" w14:textId="77777777" w:rsidR="005F2CAF" w:rsidRPr="005F2CAF" w:rsidRDefault="005F2CAF" w:rsidP="00004DED">
            <w:pPr>
              <w:jc w:val="center"/>
              <w:rPr>
                <w:color w:val="000000"/>
                <w:sz w:val="22"/>
                <w:szCs w:val="22"/>
              </w:rPr>
            </w:pPr>
            <w:r w:rsidRPr="005F2CAF">
              <w:rPr>
                <w:color w:val="000000"/>
                <w:sz w:val="22"/>
                <w:szCs w:val="22"/>
              </w:rPr>
              <w:t>0.05</w:t>
            </w:r>
          </w:p>
        </w:tc>
        <w:tc>
          <w:tcPr>
            <w:tcW w:w="1843" w:type="dxa"/>
            <w:noWrap/>
            <w:hideMark/>
          </w:tcPr>
          <w:p w14:paraId="285BB910" w14:textId="77777777" w:rsidR="005F2CAF" w:rsidRPr="005F2CAF" w:rsidRDefault="005F2CAF" w:rsidP="00004DED">
            <w:pPr>
              <w:jc w:val="center"/>
              <w:rPr>
                <w:color w:val="000000"/>
                <w:sz w:val="22"/>
                <w:szCs w:val="22"/>
              </w:rPr>
            </w:pPr>
            <w:r w:rsidRPr="005F2CAF">
              <w:rPr>
                <w:color w:val="000000"/>
                <w:sz w:val="22"/>
                <w:szCs w:val="22"/>
              </w:rPr>
              <w:t>0.01</w:t>
            </w:r>
          </w:p>
        </w:tc>
      </w:tr>
      <w:tr w:rsidR="005F2CAF" w:rsidRPr="005F2CAF" w14:paraId="30943378" w14:textId="77777777" w:rsidTr="005C52B8">
        <w:trPr>
          <w:cantSplit/>
          <w:trHeight w:val="283"/>
        </w:trPr>
        <w:tc>
          <w:tcPr>
            <w:tcW w:w="1271" w:type="dxa"/>
            <w:vMerge/>
            <w:tcBorders>
              <w:bottom w:val="double" w:sz="4" w:space="0" w:color="auto"/>
            </w:tcBorders>
            <w:noWrap/>
            <w:hideMark/>
          </w:tcPr>
          <w:p w14:paraId="1F2D78AA" w14:textId="730168D8" w:rsidR="005F2CAF" w:rsidRPr="005F2CAF" w:rsidRDefault="005F2CAF">
            <w:pPr>
              <w:rPr>
                <w:color w:val="000000"/>
                <w:sz w:val="22"/>
                <w:szCs w:val="22"/>
              </w:rPr>
            </w:pPr>
          </w:p>
        </w:tc>
        <w:tc>
          <w:tcPr>
            <w:tcW w:w="1276" w:type="dxa"/>
            <w:tcBorders>
              <w:bottom w:val="double" w:sz="4" w:space="0" w:color="auto"/>
            </w:tcBorders>
            <w:noWrap/>
            <w:hideMark/>
          </w:tcPr>
          <w:p w14:paraId="2E7AD8F1" w14:textId="77777777" w:rsidR="005F2CAF" w:rsidRPr="005F2CAF" w:rsidRDefault="005F2CAF">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39E15E75" w14:textId="77777777" w:rsidR="005F2CAF" w:rsidRPr="005F2CAF" w:rsidRDefault="005F2CAF" w:rsidP="00004DED">
            <w:pPr>
              <w:jc w:val="center"/>
              <w:rPr>
                <w:color w:val="000000"/>
                <w:sz w:val="22"/>
                <w:szCs w:val="22"/>
              </w:rPr>
            </w:pPr>
            <w:r w:rsidRPr="005F2CAF">
              <w:rPr>
                <w:color w:val="000000"/>
                <w:sz w:val="22"/>
                <w:szCs w:val="22"/>
              </w:rPr>
              <w:t>0.23</w:t>
            </w:r>
          </w:p>
        </w:tc>
        <w:tc>
          <w:tcPr>
            <w:tcW w:w="992" w:type="dxa"/>
            <w:tcBorders>
              <w:bottom w:val="double" w:sz="4" w:space="0" w:color="auto"/>
            </w:tcBorders>
            <w:noWrap/>
            <w:hideMark/>
          </w:tcPr>
          <w:p w14:paraId="15F17E3B" w14:textId="77777777" w:rsidR="005F2CAF" w:rsidRPr="002B77F0" w:rsidRDefault="005F2CAF" w:rsidP="00004DED">
            <w:pPr>
              <w:jc w:val="center"/>
              <w:rPr>
                <w:b/>
                <w:bCs/>
                <w:color w:val="000000"/>
                <w:sz w:val="22"/>
                <w:szCs w:val="22"/>
              </w:rPr>
            </w:pPr>
            <w:r w:rsidRPr="002B77F0">
              <w:rPr>
                <w:b/>
                <w:bCs/>
                <w:color w:val="000000"/>
                <w:sz w:val="22"/>
                <w:szCs w:val="22"/>
              </w:rPr>
              <w:t>0.37</w:t>
            </w:r>
          </w:p>
        </w:tc>
        <w:tc>
          <w:tcPr>
            <w:tcW w:w="851" w:type="dxa"/>
            <w:tcBorders>
              <w:bottom w:val="double" w:sz="4" w:space="0" w:color="auto"/>
            </w:tcBorders>
            <w:noWrap/>
            <w:hideMark/>
          </w:tcPr>
          <w:p w14:paraId="6C845B19" w14:textId="037E44A7" w:rsidR="005F2CAF" w:rsidRPr="005F2CAF" w:rsidRDefault="005F2CAF" w:rsidP="00004DED">
            <w:pPr>
              <w:jc w:val="center"/>
              <w:rPr>
                <w:color w:val="000000"/>
                <w:sz w:val="22"/>
                <w:szCs w:val="22"/>
              </w:rPr>
            </w:pPr>
            <w:r w:rsidRPr="005F2CAF">
              <w:rPr>
                <w:color w:val="000000"/>
                <w:sz w:val="22"/>
                <w:szCs w:val="22"/>
              </w:rPr>
              <w:t>0.3</w:t>
            </w:r>
            <w:ins w:id="158" w:author="O'Meara, Brian C" w:date="2022-07-06T11:46:00Z">
              <w:r w:rsidR="00AD146C">
                <w:rPr>
                  <w:color w:val="000000"/>
                  <w:sz w:val="22"/>
                  <w:szCs w:val="22"/>
                </w:rPr>
                <w:t>0</w:t>
              </w:r>
            </w:ins>
          </w:p>
        </w:tc>
        <w:tc>
          <w:tcPr>
            <w:tcW w:w="992" w:type="dxa"/>
            <w:tcBorders>
              <w:bottom w:val="double" w:sz="4" w:space="0" w:color="auto"/>
            </w:tcBorders>
            <w:noWrap/>
            <w:hideMark/>
          </w:tcPr>
          <w:p w14:paraId="2CA7BABB" w14:textId="4F7380A9" w:rsidR="005F2CAF" w:rsidRPr="005F2CAF" w:rsidRDefault="005F2CAF" w:rsidP="00004DED">
            <w:pPr>
              <w:jc w:val="center"/>
              <w:rPr>
                <w:color w:val="000000"/>
                <w:sz w:val="22"/>
                <w:szCs w:val="22"/>
              </w:rPr>
            </w:pPr>
            <w:r w:rsidRPr="005F2CAF">
              <w:rPr>
                <w:color w:val="000000"/>
                <w:sz w:val="22"/>
                <w:szCs w:val="22"/>
              </w:rPr>
              <w:t>0.1</w:t>
            </w:r>
            <w:ins w:id="159" w:author="O'Meara, Brian C" w:date="2022-07-06T11:47:00Z">
              <w:r w:rsidR="00AD146C">
                <w:rPr>
                  <w:color w:val="000000"/>
                  <w:sz w:val="22"/>
                  <w:szCs w:val="22"/>
                </w:rPr>
                <w:t>0</w:t>
              </w:r>
            </w:ins>
          </w:p>
        </w:tc>
        <w:tc>
          <w:tcPr>
            <w:tcW w:w="1843" w:type="dxa"/>
            <w:tcBorders>
              <w:bottom w:val="double" w:sz="4" w:space="0" w:color="auto"/>
            </w:tcBorders>
            <w:noWrap/>
            <w:hideMark/>
          </w:tcPr>
          <w:p w14:paraId="39B35A19" w14:textId="77777777" w:rsidR="005F2CAF" w:rsidRPr="005F2CAF" w:rsidRDefault="005F2CAF" w:rsidP="00004DED">
            <w:pPr>
              <w:jc w:val="center"/>
              <w:rPr>
                <w:color w:val="000000"/>
                <w:sz w:val="22"/>
                <w:szCs w:val="22"/>
              </w:rPr>
            </w:pPr>
            <w:r w:rsidRPr="005F2CAF">
              <w:rPr>
                <w:color w:val="000000"/>
                <w:sz w:val="22"/>
                <w:szCs w:val="22"/>
              </w:rPr>
              <w:t>0.08</w:t>
            </w:r>
          </w:p>
        </w:tc>
      </w:tr>
    </w:tbl>
    <w:p w14:paraId="68EFECF4" w14:textId="20301644" w:rsidR="0047290D" w:rsidRDefault="0047290D" w:rsidP="00244244">
      <w:pPr>
        <w:pStyle w:val="JamesManuscriptBody"/>
        <w:spacing w:line="240" w:lineRule="auto"/>
        <w:rPr>
          <w:rFonts w:eastAsiaTheme="minorEastAsia"/>
        </w:rPr>
      </w:pPr>
    </w:p>
    <w:p w14:paraId="45DF40D6" w14:textId="447BADE2" w:rsidR="00E868AB" w:rsidRDefault="00E868AB" w:rsidP="00E148FB">
      <w:pPr>
        <w:pStyle w:val="JamesManuscriptBody"/>
        <w:rPr>
          <w:rFonts w:eastAsiaTheme="minorEastAsia"/>
        </w:rPr>
      </w:pPr>
    </w:p>
    <w:p w14:paraId="57CA8DF1" w14:textId="6220BC8F" w:rsidR="005C519C" w:rsidRDefault="005C519C" w:rsidP="00E148FB">
      <w:pPr>
        <w:pStyle w:val="JamesManuscriptBody"/>
        <w:rPr>
          <w:rFonts w:eastAsiaTheme="minorEastAsia"/>
        </w:rPr>
      </w:pPr>
    </w:p>
    <w:p w14:paraId="1CEEAF11" w14:textId="00D874AB" w:rsidR="005C519C" w:rsidRDefault="005C519C" w:rsidP="00E148FB">
      <w:pPr>
        <w:pStyle w:val="JamesManuscriptBody"/>
        <w:rPr>
          <w:rFonts w:eastAsiaTheme="minorEastAsia"/>
        </w:rPr>
      </w:pPr>
    </w:p>
    <w:p w14:paraId="0B006851" w14:textId="45330040" w:rsidR="005C519C" w:rsidRDefault="005C519C" w:rsidP="00E148FB">
      <w:pPr>
        <w:pStyle w:val="JamesManuscriptBody"/>
        <w:rPr>
          <w:rFonts w:eastAsiaTheme="minorEastAsia"/>
        </w:rPr>
      </w:pPr>
    </w:p>
    <w:p w14:paraId="2783DDDE" w14:textId="30C7D011" w:rsidR="005C519C" w:rsidRDefault="005C519C" w:rsidP="00E148FB">
      <w:pPr>
        <w:pStyle w:val="JamesManuscriptBody"/>
        <w:rPr>
          <w:rFonts w:eastAsiaTheme="minorEastAsia"/>
        </w:rPr>
      </w:pPr>
    </w:p>
    <w:p w14:paraId="36D4515E" w14:textId="2BA52D67" w:rsidR="00BD595F" w:rsidRDefault="00BD595F" w:rsidP="00BD595F">
      <w:pPr>
        <w:pStyle w:val="JamesManuscriptBody"/>
        <w:spacing w:line="240" w:lineRule="auto"/>
        <w:rPr>
          <w:rFonts w:eastAsiaTheme="minorEastAsia"/>
        </w:rPr>
      </w:pPr>
      <w:r w:rsidRPr="00B10323">
        <w:rPr>
          <w:rFonts w:eastAsiaTheme="minorEastAsia"/>
          <w:b/>
          <w:bCs/>
        </w:rPr>
        <w:lastRenderedPageBreak/>
        <w:t>Table 4:</w:t>
      </w:r>
      <w:r>
        <w:rPr>
          <w:rFonts w:eastAsiaTheme="minorEastAsia"/>
          <w:b/>
          <w:bCs/>
        </w:rPr>
        <w:t xml:space="preserve"> </w:t>
      </w:r>
      <w:r>
        <w:rPr>
          <w:rFonts w:eastAsiaTheme="minorEastAsia"/>
        </w:rPr>
        <w:t xml:space="preserve">Average AIC weight as the number of </w:t>
      </w:r>
      <w:proofErr w:type="spellStart"/>
      <w:r>
        <w:rPr>
          <w:rFonts w:eastAsiaTheme="minorEastAsia"/>
        </w:rPr>
        <w:t>taxa</w:t>
      </w:r>
      <w:proofErr w:type="spellEnd"/>
      <w:r>
        <w:rPr>
          <w:rFonts w:eastAsiaTheme="minorEastAsia"/>
        </w:rPr>
        <w:t xml:space="preserve"> increases for each model class. </w:t>
      </w:r>
      <w:del w:id="160" w:author="O'Meara, Brian C" w:date="2022-07-06T11:48:00Z">
        <w:r w:rsidDel="00AD146C">
          <w:rPr>
            <w:rFonts w:eastAsiaTheme="minorEastAsia"/>
          </w:rPr>
          <w:delText xml:space="preserve">Colored </w:delText>
        </w:r>
      </w:del>
      <w:ins w:id="161" w:author="O'Meara, Brian C" w:date="2022-07-06T11:48:00Z">
        <w:r w:rsidR="00AD146C">
          <w:rPr>
            <w:rFonts w:eastAsiaTheme="minorEastAsia"/>
          </w:rPr>
          <w:t>Gray</w:t>
        </w:r>
        <w:r w:rsidR="00AD146C">
          <w:rPr>
            <w:rFonts w:eastAsiaTheme="minorEastAsia"/>
          </w:rPr>
          <w:t xml:space="preserve"> </w:t>
        </w:r>
      </w:ins>
      <w:r>
        <w:rPr>
          <w:rFonts w:eastAsiaTheme="minorEastAsia"/>
        </w:rPr>
        <w:t>cells indicate the AIC weight of the generating model class. In general, as the number of taxa increases the average support for the generating model class increases.</w:t>
      </w:r>
    </w:p>
    <w:p w14:paraId="7C85E47A" w14:textId="77777777" w:rsidR="005C519C" w:rsidRDefault="005C519C" w:rsidP="00E148FB">
      <w:pPr>
        <w:pStyle w:val="JamesManuscriptBody"/>
        <w:rPr>
          <w:rFonts w:eastAsiaTheme="minorEastAsia"/>
        </w:rPr>
      </w:pP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F65D7E" w:rsidRPr="00F65D7E" w14:paraId="18BA949C" w14:textId="77777777" w:rsidTr="005C52B8">
        <w:trPr>
          <w:cantSplit/>
          <w:trHeight w:val="283"/>
        </w:trPr>
        <w:tc>
          <w:tcPr>
            <w:tcW w:w="1356" w:type="dxa"/>
            <w:tcBorders>
              <w:bottom w:val="double" w:sz="4" w:space="0" w:color="auto"/>
            </w:tcBorders>
          </w:tcPr>
          <w:p w14:paraId="7452D125" w14:textId="05181BE3" w:rsidR="00F65D7E" w:rsidRPr="00F65D7E" w:rsidRDefault="0033030F" w:rsidP="00F65D7E">
            <w:pPr>
              <w:rPr>
                <w:color w:val="000000"/>
                <w:sz w:val="22"/>
                <w:szCs w:val="22"/>
              </w:rPr>
            </w:pPr>
            <w:r>
              <w:rPr>
                <w:color w:val="000000"/>
                <w:sz w:val="22"/>
                <w:szCs w:val="22"/>
              </w:rPr>
              <w:t>Generating m</w:t>
            </w:r>
            <w:r w:rsidR="00F65D7E" w:rsidRPr="00F65D7E">
              <w:rPr>
                <w:color w:val="000000"/>
                <w:sz w:val="22"/>
                <w:szCs w:val="22"/>
              </w:rPr>
              <w:t>odel</w:t>
            </w:r>
            <w:r w:rsidR="00F65D7E">
              <w:rPr>
                <w:color w:val="000000"/>
                <w:sz w:val="22"/>
                <w:szCs w:val="22"/>
              </w:rPr>
              <w:t xml:space="preserve"> class</w:t>
            </w:r>
          </w:p>
        </w:tc>
        <w:tc>
          <w:tcPr>
            <w:tcW w:w="766" w:type="dxa"/>
            <w:tcBorders>
              <w:bottom w:val="double" w:sz="4" w:space="0" w:color="auto"/>
            </w:tcBorders>
            <w:noWrap/>
            <w:hideMark/>
          </w:tcPr>
          <w:p w14:paraId="3F973689" w14:textId="62550FFA" w:rsidR="00F65D7E" w:rsidRPr="00F65D7E" w:rsidRDefault="00F65D7E" w:rsidP="00F65D7E">
            <w:pPr>
              <w:rPr>
                <w:color w:val="000000"/>
                <w:sz w:val="22"/>
                <w:szCs w:val="22"/>
              </w:rPr>
            </w:pPr>
            <w:proofErr w:type="spellStart"/>
            <w:r w:rsidRPr="00F65D7E">
              <w:rPr>
                <w:color w:val="000000"/>
                <w:sz w:val="22"/>
                <w:szCs w:val="22"/>
              </w:rPr>
              <w:t>nTaxa</w:t>
            </w:r>
            <w:proofErr w:type="spellEnd"/>
          </w:p>
        </w:tc>
        <w:tc>
          <w:tcPr>
            <w:tcW w:w="1417" w:type="dxa"/>
            <w:tcBorders>
              <w:bottom w:val="double" w:sz="4" w:space="0" w:color="auto"/>
            </w:tcBorders>
            <w:noWrap/>
            <w:hideMark/>
          </w:tcPr>
          <w:p w14:paraId="42F48FDB" w14:textId="6BF63D5B"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BM1</w:t>
            </w:r>
          </w:p>
        </w:tc>
        <w:tc>
          <w:tcPr>
            <w:tcW w:w="1418" w:type="dxa"/>
            <w:tcBorders>
              <w:bottom w:val="double" w:sz="4" w:space="0" w:color="auto"/>
            </w:tcBorders>
            <w:noWrap/>
            <w:hideMark/>
          </w:tcPr>
          <w:p w14:paraId="3B3F9EC6" w14:textId="5027BD3D"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OU1</w:t>
            </w:r>
          </w:p>
        </w:tc>
        <w:tc>
          <w:tcPr>
            <w:tcW w:w="1275" w:type="dxa"/>
            <w:tcBorders>
              <w:bottom w:val="double" w:sz="4" w:space="0" w:color="auto"/>
            </w:tcBorders>
            <w:noWrap/>
            <w:hideMark/>
          </w:tcPr>
          <w:p w14:paraId="12BAE015" w14:textId="2E19042E"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CD</w:t>
            </w:r>
          </w:p>
        </w:tc>
        <w:tc>
          <w:tcPr>
            <w:tcW w:w="1418" w:type="dxa"/>
            <w:tcBorders>
              <w:bottom w:val="double" w:sz="4" w:space="0" w:color="auto"/>
            </w:tcBorders>
            <w:noWrap/>
            <w:hideMark/>
          </w:tcPr>
          <w:p w14:paraId="26334A6A" w14:textId="0A3F51C5"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CID+</w:t>
            </w:r>
          </w:p>
        </w:tc>
      </w:tr>
      <w:tr w:rsidR="00F65D7E" w:rsidRPr="00F65D7E" w14:paraId="47A6D1B4" w14:textId="77777777" w:rsidTr="005C52B8">
        <w:trPr>
          <w:cantSplit/>
          <w:trHeight w:val="283"/>
        </w:trPr>
        <w:tc>
          <w:tcPr>
            <w:tcW w:w="1356" w:type="dxa"/>
            <w:vMerge w:val="restart"/>
            <w:tcBorders>
              <w:top w:val="double" w:sz="4" w:space="0" w:color="auto"/>
            </w:tcBorders>
            <w:textDirection w:val="btLr"/>
            <w:vAlign w:val="center"/>
          </w:tcPr>
          <w:p w14:paraId="16DD660A" w14:textId="4D667A05" w:rsidR="00F65D7E" w:rsidRPr="00F65D7E" w:rsidRDefault="00F65D7E" w:rsidP="00F65D7E">
            <w:pPr>
              <w:ind w:left="113" w:right="113"/>
              <w:jc w:val="center"/>
              <w:rPr>
                <w:b/>
                <w:bCs/>
                <w:color w:val="000000"/>
                <w:sz w:val="22"/>
                <w:szCs w:val="22"/>
              </w:rPr>
            </w:pPr>
            <w:r w:rsidRPr="00F65D7E">
              <w:rPr>
                <w:color w:val="000000"/>
                <w:sz w:val="22"/>
                <w:szCs w:val="22"/>
              </w:rPr>
              <w:t>CD</w:t>
            </w:r>
          </w:p>
        </w:tc>
        <w:tc>
          <w:tcPr>
            <w:tcW w:w="766" w:type="dxa"/>
            <w:tcBorders>
              <w:top w:val="double" w:sz="4" w:space="0" w:color="auto"/>
            </w:tcBorders>
            <w:noWrap/>
            <w:hideMark/>
          </w:tcPr>
          <w:p w14:paraId="48E3DED1" w14:textId="282E64CA"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202220FB" w14:textId="77777777" w:rsidR="00F65D7E" w:rsidRPr="00F65D7E" w:rsidRDefault="00F65D7E" w:rsidP="00004DED">
            <w:pPr>
              <w:jc w:val="center"/>
              <w:rPr>
                <w:color w:val="000000"/>
                <w:sz w:val="22"/>
                <w:szCs w:val="22"/>
              </w:rPr>
            </w:pPr>
            <w:r w:rsidRPr="00F65D7E">
              <w:rPr>
                <w:color w:val="000000"/>
                <w:sz w:val="22"/>
                <w:szCs w:val="22"/>
              </w:rPr>
              <w:t>0.12</w:t>
            </w:r>
          </w:p>
        </w:tc>
        <w:tc>
          <w:tcPr>
            <w:tcW w:w="1418" w:type="dxa"/>
            <w:tcBorders>
              <w:top w:val="double" w:sz="4" w:space="0" w:color="auto"/>
            </w:tcBorders>
            <w:noWrap/>
            <w:hideMark/>
          </w:tcPr>
          <w:p w14:paraId="58580663"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tcBorders>
              <w:top w:val="double" w:sz="4" w:space="0" w:color="auto"/>
            </w:tcBorders>
            <w:shd w:val="clear" w:color="auto" w:fill="D9D9D9" w:themeFill="background1" w:themeFillShade="D9"/>
            <w:noWrap/>
            <w:hideMark/>
          </w:tcPr>
          <w:p w14:paraId="43F9EF90" w14:textId="77777777" w:rsidR="00F65D7E" w:rsidRPr="00911685" w:rsidRDefault="00F65D7E" w:rsidP="00004DED">
            <w:pPr>
              <w:jc w:val="center"/>
              <w:rPr>
                <w:color w:val="000000"/>
                <w:sz w:val="22"/>
                <w:szCs w:val="22"/>
              </w:rPr>
            </w:pPr>
            <w:r w:rsidRPr="00911685">
              <w:rPr>
                <w:color w:val="000000"/>
                <w:sz w:val="22"/>
                <w:szCs w:val="22"/>
              </w:rPr>
              <w:t>0.51</w:t>
            </w:r>
          </w:p>
        </w:tc>
        <w:tc>
          <w:tcPr>
            <w:tcW w:w="1418" w:type="dxa"/>
            <w:tcBorders>
              <w:top w:val="double" w:sz="4" w:space="0" w:color="auto"/>
            </w:tcBorders>
            <w:noWrap/>
            <w:hideMark/>
          </w:tcPr>
          <w:p w14:paraId="66683ADB" w14:textId="77777777" w:rsidR="00F65D7E" w:rsidRPr="00F65D7E" w:rsidRDefault="00F65D7E" w:rsidP="00004DED">
            <w:pPr>
              <w:jc w:val="center"/>
              <w:rPr>
                <w:color w:val="000000"/>
                <w:sz w:val="22"/>
                <w:szCs w:val="22"/>
              </w:rPr>
            </w:pPr>
            <w:r w:rsidRPr="00F65D7E">
              <w:rPr>
                <w:color w:val="000000"/>
                <w:sz w:val="22"/>
                <w:szCs w:val="22"/>
              </w:rPr>
              <w:t>0.15</w:t>
            </w:r>
          </w:p>
        </w:tc>
      </w:tr>
      <w:tr w:rsidR="00F65D7E" w:rsidRPr="00F65D7E" w14:paraId="2DA83EEF" w14:textId="77777777" w:rsidTr="005C52B8">
        <w:trPr>
          <w:cantSplit/>
          <w:trHeight w:val="283"/>
        </w:trPr>
        <w:tc>
          <w:tcPr>
            <w:tcW w:w="1356" w:type="dxa"/>
            <w:vMerge/>
            <w:textDirection w:val="btLr"/>
            <w:vAlign w:val="center"/>
          </w:tcPr>
          <w:p w14:paraId="0BE34CE0" w14:textId="7D511A26" w:rsidR="00F65D7E" w:rsidRPr="00F65D7E" w:rsidRDefault="00F65D7E" w:rsidP="00F65D7E">
            <w:pPr>
              <w:ind w:left="113" w:right="113"/>
              <w:jc w:val="center"/>
              <w:rPr>
                <w:color w:val="000000"/>
                <w:sz w:val="22"/>
                <w:szCs w:val="22"/>
              </w:rPr>
            </w:pPr>
          </w:p>
        </w:tc>
        <w:tc>
          <w:tcPr>
            <w:tcW w:w="766" w:type="dxa"/>
            <w:noWrap/>
            <w:hideMark/>
          </w:tcPr>
          <w:p w14:paraId="65C7C0AD" w14:textId="46A03A24"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6141858A" w14:textId="77777777" w:rsidR="00F65D7E" w:rsidRPr="00F65D7E" w:rsidRDefault="00F65D7E" w:rsidP="00004DED">
            <w:pPr>
              <w:jc w:val="center"/>
              <w:rPr>
                <w:color w:val="000000"/>
                <w:sz w:val="22"/>
                <w:szCs w:val="22"/>
              </w:rPr>
            </w:pPr>
            <w:r w:rsidRPr="00F65D7E">
              <w:rPr>
                <w:color w:val="000000"/>
                <w:sz w:val="22"/>
                <w:szCs w:val="22"/>
              </w:rPr>
              <w:t>0.06</w:t>
            </w:r>
          </w:p>
        </w:tc>
        <w:tc>
          <w:tcPr>
            <w:tcW w:w="1418" w:type="dxa"/>
            <w:noWrap/>
            <w:hideMark/>
          </w:tcPr>
          <w:p w14:paraId="29ACF5F9"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shd w:val="clear" w:color="auto" w:fill="D9D9D9" w:themeFill="background1" w:themeFillShade="D9"/>
            <w:noWrap/>
            <w:hideMark/>
          </w:tcPr>
          <w:p w14:paraId="6B650814" w14:textId="09D00225" w:rsidR="00F65D7E" w:rsidRPr="00911685" w:rsidRDefault="00F65D7E" w:rsidP="00004DED">
            <w:pPr>
              <w:jc w:val="center"/>
              <w:rPr>
                <w:color w:val="000000"/>
                <w:sz w:val="22"/>
                <w:szCs w:val="22"/>
              </w:rPr>
            </w:pPr>
            <w:r w:rsidRPr="00911685">
              <w:rPr>
                <w:color w:val="000000"/>
                <w:sz w:val="22"/>
                <w:szCs w:val="22"/>
              </w:rPr>
              <w:t>0.7</w:t>
            </w:r>
            <w:ins w:id="162" w:author="O'Meara, Brian C" w:date="2022-07-06T11:48:00Z">
              <w:r w:rsidR="00AD146C">
                <w:rPr>
                  <w:color w:val="000000"/>
                  <w:sz w:val="22"/>
                  <w:szCs w:val="22"/>
                </w:rPr>
                <w:t>0</w:t>
              </w:r>
            </w:ins>
          </w:p>
        </w:tc>
        <w:tc>
          <w:tcPr>
            <w:tcW w:w="1418" w:type="dxa"/>
            <w:noWrap/>
            <w:hideMark/>
          </w:tcPr>
          <w:p w14:paraId="1DF3D111"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1BF9F116" w14:textId="77777777" w:rsidTr="005C52B8">
        <w:trPr>
          <w:cantSplit/>
          <w:trHeight w:val="283"/>
        </w:trPr>
        <w:tc>
          <w:tcPr>
            <w:tcW w:w="1356" w:type="dxa"/>
            <w:vMerge/>
            <w:tcBorders>
              <w:bottom w:val="double" w:sz="4" w:space="0" w:color="auto"/>
            </w:tcBorders>
            <w:textDirection w:val="btLr"/>
            <w:vAlign w:val="center"/>
          </w:tcPr>
          <w:p w14:paraId="31873E4A" w14:textId="6E5E5EBD" w:rsidR="00F65D7E" w:rsidRPr="00F65D7E" w:rsidRDefault="00F65D7E" w:rsidP="00F65D7E">
            <w:pPr>
              <w:ind w:left="113" w:right="113"/>
              <w:jc w:val="center"/>
              <w:rPr>
                <w:color w:val="000000"/>
                <w:sz w:val="22"/>
                <w:szCs w:val="22"/>
              </w:rPr>
            </w:pPr>
          </w:p>
        </w:tc>
        <w:tc>
          <w:tcPr>
            <w:tcW w:w="766" w:type="dxa"/>
            <w:tcBorders>
              <w:bottom w:val="double" w:sz="4" w:space="0" w:color="auto"/>
            </w:tcBorders>
            <w:noWrap/>
            <w:hideMark/>
          </w:tcPr>
          <w:p w14:paraId="2A8334C9" w14:textId="2A08E007"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63BA0456" w14:textId="77777777" w:rsidR="00F65D7E" w:rsidRPr="00F65D7E" w:rsidRDefault="00F65D7E" w:rsidP="00004DED">
            <w:pPr>
              <w:jc w:val="center"/>
              <w:rPr>
                <w:color w:val="000000"/>
                <w:sz w:val="22"/>
                <w:szCs w:val="22"/>
              </w:rPr>
            </w:pPr>
            <w:r w:rsidRPr="00F65D7E">
              <w:rPr>
                <w:color w:val="000000"/>
                <w:sz w:val="22"/>
                <w:szCs w:val="22"/>
              </w:rPr>
              <w:t>0.02</w:t>
            </w:r>
          </w:p>
        </w:tc>
        <w:tc>
          <w:tcPr>
            <w:tcW w:w="1418" w:type="dxa"/>
            <w:tcBorders>
              <w:bottom w:val="double" w:sz="4" w:space="0" w:color="auto"/>
            </w:tcBorders>
            <w:noWrap/>
            <w:hideMark/>
          </w:tcPr>
          <w:p w14:paraId="72453A12" w14:textId="77777777" w:rsidR="00F65D7E" w:rsidRPr="00F65D7E" w:rsidRDefault="00F65D7E" w:rsidP="00004DED">
            <w:pPr>
              <w:jc w:val="center"/>
              <w:rPr>
                <w:color w:val="000000"/>
                <w:sz w:val="22"/>
                <w:szCs w:val="22"/>
              </w:rPr>
            </w:pPr>
            <w:r w:rsidRPr="00F65D7E">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64D1B4C8" w14:textId="77777777" w:rsidR="00F65D7E" w:rsidRPr="00911685" w:rsidRDefault="00F65D7E" w:rsidP="00004DED">
            <w:pPr>
              <w:jc w:val="center"/>
              <w:rPr>
                <w:color w:val="000000"/>
                <w:sz w:val="22"/>
                <w:szCs w:val="22"/>
              </w:rPr>
            </w:pPr>
            <w:r w:rsidRPr="00911685">
              <w:rPr>
                <w:color w:val="000000"/>
                <w:sz w:val="22"/>
                <w:szCs w:val="22"/>
              </w:rPr>
              <w:t>0.82</w:t>
            </w:r>
          </w:p>
        </w:tc>
        <w:tc>
          <w:tcPr>
            <w:tcW w:w="1418" w:type="dxa"/>
            <w:tcBorders>
              <w:bottom w:val="double" w:sz="4" w:space="0" w:color="auto"/>
            </w:tcBorders>
            <w:noWrap/>
            <w:hideMark/>
          </w:tcPr>
          <w:p w14:paraId="5C113A64"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20DEDFC9" w14:textId="77777777" w:rsidTr="005C52B8">
        <w:trPr>
          <w:cantSplit/>
          <w:trHeight w:val="283"/>
        </w:trPr>
        <w:tc>
          <w:tcPr>
            <w:tcW w:w="1356" w:type="dxa"/>
            <w:vMerge w:val="restart"/>
            <w:tcBorders>
              <w:top w:val="double" w:sz="4" w:space="0" w:color="auto"/>
            </w:tcBorders>
            <w:textDirection w:val="btLr"/>
            <w:vAlign w:val="center"/>
          </w:tcPr>
          <w:p w14:paraId="7F6A7DA0" w14:textId="1C3F7958" w:rsidR="00F65D7E" w:rsidRPr="00F65D7E" w:rsidRDefault="00F65D7E" w:rsidP="00F65D7E">
            <w:pPr>
              <w:ind w:left="113" w:right="113"/>
              <w:jc w:val="center"/>
              <w:rPr>
                <w:color w:val="000000"/>
                <w:sz w:val="22"/>
                <w:szCs w:val="22"/>
              </w:rPr>
            </w:pPr>
            <w:r w:rsidRPr="00F65D7E">
              <w:rPr>
                <w:color w:val="000000"/>
                <w:sz w:val="22"/>
                <w:szCs w:val="22"/>
              </w:rPr>
              <w:t>CID</w:t>
            </w:r>
            <w:r w:rsidR="00FF3F24">
              <w:rPr>
                <w:color w:val="000000"/>
                <w:sz w:val="22"/>
                <w:szCs w:val="22"/>
              </w:rPr>
              <w:t>+</w:t>
            </w:r>
          </w:p>
        </w:tc>
        <w:tc>
          <w:tcPr>
            <w:tcW w:w="766" w:type="dxa"/>
            <w:tcBorders>
              <w:top w:val="double" w:sz="4" w:space="0" w:color="auto"/>
            </w:tcBorders>
            <w:noWrap/>
            <w:hideMark/>
          </w:tcPr>
          <w:p w14:paraId="5EA29BE7" w14:textId="2C6D7D3E"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075AA493" w14:textId="77777777" w:rsidR="00F65D7E" w:rsidRPr="00F65D7E" w:rsidRDefault="00F65D7E" w:rsidP="00004DED">
            <w:pPr>
              <w:jc w:val="center"/>
              <w:rPr>
                <w:color w:val="000000"/>
                <w:sz w:val="22"/>
                <w:szCs w:val="22"/>
              </w:rPr>
            </w:pPr>
            <w:r w:rsidRPr="00F65D7E">
              <w:rPr>
                <w:color w:val="000000"/>
                <w:sz w:val="22"/>
                <w:szCs w:val="22"/>
              </w:rPr>
              <w:t>0.28</w:t>
            </w:r>
          </w:p>
        </w:tc>
        <w:tc>
          <w:tcPr>
            <w:tcW w:w="1418" w:type="dxa"/>
            <w:tcBorders>
              <w:top w:val="double" w:sz="4" w:space="0" w:color="auto"/>
            </w:tcBorders>
            <w:noWrap/>
            <w:hideMark/>
          </w:tcPr>
          <w:p w14:paraId="3B6843B7" w14:textId="77777777" w:rsidR="00F65D7E" w:rsidRPr="00F65D7E" w:rsidRDefault="00F65D7E" w:rsidP="00004DED">
            <w:pPr>
              <w:jc w:val="center"/>
              <w:rPr>
                <w:color w:val="000000"/>
                <w:sz w:val="22"/>
                <w:szCs w:val="22"/>
              </w:rPr>
            </w:pPr>
            <w:r w:rsidRPr="00F65D7E">
              <w:rPr>
                <w:color w:val="000000"/>
                <w:sz w:val="22"/>
                <w:szCs w:val="22"/>
              </w:rPr>
              <w:t>0.35</w:t>
            </w:r>
          </w:p>
        </w:tc>
        <w:tc>
          <w:tcPr>
            <w:tcW w:w="1275" w:type="dxa"/>
            <w:tcBorders>
              <w:top w:val="double" w:sz="4" w:space="0" w:color="auto"/>
            </w:tcBorders>
            <w:noWrap/>
            <w:hideMark/>
          </w:tcPr>
          <w:p w14:paraId="29FA92AE" w14:textId="77777777" w:rsidR="00F65D7E" w:rsidRPr="00F65D7E" w:rsidRDefault="00F65D7E" w:rsidP="00004DED">
            <w:pPr>
              <w:jc w:val="center"/>
              <w:rPr>
                <w:color w:val="000000"/>
                <w:sz w:val="22"/>
                <w:szCs w:val="22"/>
              </w:rPr>
            </w:pPr>
            <w:r w:rsidRPr="00F65D7E">
              <w:rPr>
                <w:color w:val="000000"/>
                <w:sz w:val="22"/>
                <w:szCs w:val="22"/>
              </w:rPr>
              <w:t>0.24</w:t>
            </w:r>
          </w:p>
        </w:tc>
        <w:tc>
          <w:tcPr>
            <w:tcW w:w="1418" w:type="dxa"/>
            <w:tcBorders>
              <w:top w:val="double" w:sz="4" w:space="0" w:color="auto"/>
            </w:tcBorders>
            <w:shd w:val="clear" w:color="auto" w:fill="D9D9D9" w:themeFill="background1" w:themeFillShade="D9"/>
            <w:noWrap/>
            <w:hideMark/>
          </w:tcPr>
          <w:p w14:paraId="0CD9F6D4" w14:textId="77777777" w:rsidR="00F65D7E" w:rsidRPr="00911685" w:rsidRDefault="00F65D7E" w:rsidP="00004DED">
            <w:pPr>
              <w:jc w:val="center"/>
              <w:rPr>
                <w:color w:val="000000"/>
                <w:sz w:val="22"/>
                <w:szCs w:val="22"/>
              </w:rPr>
            </w:pPr>
            <w:r w:rsidRPr="00911685">
              <w:rPr>
                <w:color w:val="000000"/>
                <w:sz w:val="22"/>
                <w:szCs w:val="22"/>
              </w:rPr>
              <w:t>0.14</w:t>
            </w:r>
          </w:p>
        </w:tc>
      </w:tr>
      <w:tr w:rsidR="00F65D7E" w:rsidRPr="00F65D7E" w14:paraId="19006A36" w14:textId="77777777" w:rsidTr="005C52B8">
        <w:trPr>
          <w:cantSplit/>
          <w:trHeight w:val="283"/>
        </w:trPr>
        <w:tc>
          <w:tcPr>
            <w:tcW w:w="1356" w:type="dxa"/>
            <w:vMerge/>
          </w:tcPr>
          <w:p w14:paraId="5E7B56DA" w14:textId="501C365B" w:rsidR="00F65D7E" w:rsidRPr="00F65D7E" w:rsidRDefault="00F65D7E" w:rsidP="00F65D7E">
            <w:pPr>
              <w:jc w:val="right"/>
              <w:rPr>
                <w:color w:val="000000"/>
                <w:sz w:val="22"/>
                <w:szCs w:val="22"/>
              </w:rPr>
            </w:pPr>
          </w:p>
        </w:tc>
        <w:tc>
          <w:tcPr>
            <w:tcW w:w="766" w:type="dxa"/>
            <w:noWrap/>
            <w:hideMark/>
          </w:tcPr>
          <w:p w14:paraId="213BE169" w14:textId="3362559E"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5CEAB534" w14:textId="77777777" w:rsidR="00F65D7E" w:rsidRPr="00F65D7E" w:rsidRDefault="00F65D7E" w:rsidP="00004DED">
            <w:pPr>
              <w:jc w:val="center"/>
              <w:rPr>
                <w:color w:val="000000"/>
                <w:sz w:val="22"/>
                <w:szCs w:val="22"/>
              </w:rPr>
            </w:pPr>
            <w:r w:rsidRPr="00F65D7E">
              <w:rPr>
                <w:color w:val="000000"/>
                <w:sz w:val="22"/>
                <w:szCs w:val="22"/>
              </w:rPr>
              <w:t>0.21</w:t>
            </w:r>
          </w:p>
        </w:tc>
        <w:tc>
          <w:tcPr>
            <w:tcW w:w="1418" w:type="dxa"/>
            <w:noWrap/>
            <w:hideMark/>
          </w:tcPr>
          <w:p w14:paraId="33366F52" w14:textId="77777777" w:rsidR="00F65D7E" w:rsidRPr="00F65D7E" w:rsidRDefault="00F65D7E" w:rsidP="00004DED">
            <w:pPr>
              <w:jc w:val="center"/>
              <w:rPr>
                <w:color w:val="000000"/>
                <w:sz w:val="22"/>
                <w:szCs w:val="22"/>
              </w:rPr>
            </w:pPr>
            <w:r w:rsidRPr="00F65D7E">
              <w:rPr>
                <w:color w:val="000000"/>
                <w:sz w:val="22"/>
                <w:szCs w:val="22"/>
              </w:rPr>
              <w:t>0.4</w:t>
            </w:r>
          </w:p>
        </w:tc>
        <w:tc>
          <w:tcPr>
            <w:tcW w:w="1275" w:type="dxa"/>
            <w:noWrap/>
            <w:hideMark/>
          </w:tcPr>
          <w:p w14:paraId="4A59780D" w14:textId="77777777" w:rsidR="00F65D7E" w:rsidRPr="00F65D7E" w:rsidRDefault="00F65D7E" w:rsidP="00004DED">
            <w:pPr>
              <w:jc w:val="center"/>
              <w:rPr>
                <w:color w:val="000000"/>
                <w:sz w:val="22"/>
                <w:szCs w:val="22"/>
              </w:rPr>
            </w:pPr>
            <w:r w:rsidRPr="00F65D7E">
              <w:rPr>
                <w:color w:val="000000"/>
                <w:sz w:val="22"/>
                <w:szCs w:val="22"/>
              </w:rPr>
              <w:t>0.23</w:t>
            </w:r>
          </w:p>
        </w:tc>
        <w:tc>
          <w:tcPr>
            <w:tcW w:w="1418" w:type="dxa"/>
            <w:shd w:val="clear" w:color="auto" w:fill="D9D9D9" w:themeFill="background1" w:themeFillShade="D9"/>
            <w:noWrap/>
            <w:hideMark/>
          </w:tcPr>
          <w:p w14:paraId="655F6DB3" w14:textId="77777777" w:rsidR="00F65D7E" w:rsidRPr="00911685" w:rsidRDefault="00F65D7E" w:rsidP="00004DED">
            <w:pPr>
              <w:jc w:val="center"/>
              <w:rPr>
                <w:color w:val="000000"/>
                <w:sz w:val="22"/>
                <w:szCs w:val="22"/>
              </w:rPr>
            </w:pPr>
            <w:r w:rsidRPr="00911685">
              <w:rPr>
                <w:color w:val="000000"/>
                <w:sz w:val="22"/>
                <w:szCs w:val="22"/>
              </w:rPr>
              <w:t>0.15</w:t>
            </w:r>
          </w:p>
        </w:tc>
      </w:tr>
      <w:tr w:rsidR="00F65D7E" w:rsidRPr="00F65D7E" w14:paraId="2E380653" w14:textId="77777777" w:rsidTr="005C52B8">
        <w:trPr>
          <w:cantSplit/>
          <w:trHeight w:val="283"/>
        </w:trPr>
        <w:tc>
          <w:tcPr>
            <w:tcW w:w="1356" w:type="dxa"/>
            <w:vMerge/>
            <w:tcBorders>
              <w:bottom w:val="double" w:sz="4" w:space="0" w:color="auto"/>
            </w:tcBorders>
          </w:tcPr>
          <w:p w14:paraId="27617723" w14:textId="2D56ADB6" w:rsidR="00F65D7E" w:rsidRPr="00F65D7E" w:rsidRDefault="00F65D7E" w:rsidP="00F65D7E">
            <w:pPr>
              <w:jc w:val="right"/>
              <w:rPr>
                <w:color w:val="000000"/>
                <w:sz w:val="22"/>
                <w:szCs w:val="22"/>
              </w:rPr>
            </w:pPr>
          </w:p>
        </w:tc>
        <w:tc>
          <w:tcPr>
            <w:tcW w:w="766" w:type="dxa"/>
            <w:tcBorders>
              <w:bottom w:val="double" w:sz="4" w:space="0" w:color="auto"/>
            </w:tcBorders>
            <w:noWrap/>
            <w:hideMark/>
          </w:tcPr>
          <w:p w14:paraId="3FF74899" w14:textId="3CBFDBD6"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4751FB47" w14:textId="77777777" w:rsidR="00F65D7E" w:rsidRPr="00F65D7E" w:rsidRDefault="00F65D7E" w:rsidP="00004DED">
            <w:pPr>
              <w:jc w:val="center"/>
              <w:rPr>
                <w:color w:val="000000"/>
                <w:sz w:val="22"/>
                <w:szCs w:val="22"/>
              </w:rPr>
            </w:pPr>
            <w:r w:rsidRPr="00F65D7E">
              <w:rPr>
                <w:color w:val="000000"/>
                <w:sz w:val="22"/>
                <w:szCs w:val="22"/>
              </w:rPr>
              <w:t>0.11</w:t>
            </w:r>
          </w:p>
        </w:tc>
        <w:tc>
          <w:tcPr>
            <w:tcW w:w="1418" w:type="dxa"/>
            <w:tcBorders>
              <w:bottom w:val="double" w:sz="4" w:space="0" w:color="auto"/>
            </w:tcBorders>
            <w:noWrap/>
            <w:hideMark/>
          </w:tcPr>
          <w:p w14:paraId="2F21B0E7" w14:textId="77777777" w:rsidR="00F65D7E" w:rsidRPr="00F65D7E" w:rsidRDefault="00F65D7E" w:rsidP="00004DED">
            <w:pPr>
              <w:jc w:val="center"/>
              <w:rPr>
                <w:color w:val="000000"/>
                <w:sz w:val="22"/>
                <w:szCs w:val="22"/>
              </w:rPr>
            </w:pPr>
            <w:r w:rsidRPr="00F65D7E">
              <w:rPr>
                <w:color w:val="000000"/>
                <w:sz w:val="22"/>
                <w:szCs w:val="22"/>
              </w:rPr>
              <w:t>0.34</w:t>
            </w:r>
          </w:p>
        </w:tc>
        <w:tc>
          <w:tcPr>
            <w:tcW w:w="1275" w:type="dxa"/>
            <w:tcBorders>
              <w:bottom w:val="double" w:sz="4" w:space="0" w:color="auto"/>
            </w:tcBorders>
            <w:noWrap/>
            <w:hideMark/>
          </w:tcPr>
          <w:p w14:paraId="3A8C6D27" w14:textId="77777777" w:rsidR="00F65D7E" w:rsidRPr="00F65D7E" w:rsidRDefault="00F65D7E" w:rsidP="00004DED">
            <w:pPr>
              <w:jc w:val="center"/>
              <w:rPr>
                <w:color w:val="000000"/>
                <w:sz w:val="22"/>
                <w:szCs w:val="22"/>
              </w:rPr>
            </w:pPr>
            <w:r w:rsidRPr="00F65D7E">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384445D6" w14:textId="77777777" w:rsidR="00F65D7E" w:rsidRPr="00911685" w:rsidRDefault="00F65D7E" w:rsidP="00004DED">
            <w:pPr>
              <w:jc w:val="center"/>
              <w:rPr>
                <w:color w:val="000000"/>
                <w:sz w:val="22"/>
                <w:szCs w:val="22"/>
              </w:rPr>
            </w:pPr>
            <w:r w:rsidRPr="00911685">
              <w:rPr>
                <w:color w:val="000000"/>
                <w:sz w:val="22"/>
                <w:szCs w:val="22"/>
              </w:rPr>
              <w:t>0.22</w:t>
            </w:r>
          </w:p>
        </w:tc>
      </w:tr>
    </w:tbl>
    <w:p w14:paraId="44D57305" w14:textId="123D974E" w:rsidR="005C519C" w:rsidRDefault="005C519C" w:rsidP="00E148FB">
      <w:pPr>
        <w:pStyle w:val="JamesManuscriptBody"/>
        <w:rPr>
          <w:rFonts w:eastAsiaTheme="minorEastAsia"/>
        </w:rPr>
      </w:pPr>
    </w:p>
    <w:p w14:paraId="5FE23E83" w14:textId="744FBCF7" w:rsidR="00186047" w:rsidRDefault="00186047" w:rsidP="00E148FB">
      <w:pPr>
        <w:pStyle w:val="JamesManuscriptBody"/>
        <w:rPr>
          <w:rFonts w:eastAsiaTheme="minorEastAsia"/>
        </w:rPr>
      </w:pPr>
    </w:p>
    <w:p w14:paraId="32114D89" w14:textId="77777777" w:rsidR="00186047" w:rsidRDefault="00186047" w:rsidP="00E148FB">
      <w:pPr>
        <w:pStyle w:val="JamesManuscriptBody"/>
        <w:rPr>
          <w:rFonts w:eastAsiaTheme="minorEastAsia"/>
        </w:rPr>
      </w:pPr>
    </w:p>
    <w:p w14:paraId="07263E17" w14:textId="4BE25B52" w:rsidR="005C519C" w:rsidRDefault="005C519C" w:rsidP="00E148FB">
      <w:pPr>
        <w:pStyle w:val="JamesManuscriptBody"/>
        <w:rPr>
          <w:rFonts w:eastAsiaTheme="minorEastAsia"/>
        </w:rPr>
      </w:pPr>
    </w:p>
    <w:p w14:paraId="45D624D7" w14:textId="12C4F959" w:rsidR="005C519C" w:rsidRDefault="005C519C" w:rsidP="00E148FB">
      <w:pPr>
        <w:pStyle w:val="JamesManuscriptBody"/>
        <w:rPr>
          <w:rFonts w:eastAsiaTheme="minorEastAsia"/>
        </w:rPr>
      </w:pPr>
    </w:p>
    <w:p w14:paraId="299E8D6C" w14:textId="2FCE5566" w:rsidR="005C519C" w:rsidRDefault="005C519C" w:rsidP="00E148FB">
      <w:pPr>
        <w:pStyle w:val="JamesManuscriptBody"/>
        <w:rPr>
          <w:rFonts w:eastAsiaTheme="minorEastAsia"/>
        </w:rPr>
      </w:pPr>
    </w:p>
    <w:p w14:paraId="19AEF895" w14:textId="36932409" w:rsidR="005C519C" w:rsidRDefault="005C519C" w:rsidP="00E148FB">
      <w:pPr>
        <w:pStyle w:val="JamesManuscriptBody"/>
        <w:rPr>
          <w:rFonts w:eastAsiaTheme="minorEastAsia"/>
        </w:rPr>
      </w:pPr>
    </w:p>
    <w:p w14:paraId="45DA4DC7" w14:textId="0F6310D8" w:rsidR="005C519C" w:rsidRDefault="005C519C" w:rsidP="00E148FB">
      <w:pPr>
        <w:pStyle w:val="JamesManuscriptBody"/>
        <w:rPr>
          <w:rFonts w:eastAsiaTheme="minorEastAsia"/>
        </w:rPr>
      </w:pPr>
    </w:p>
    <w:p w14:paraId="6689F7BF" w14:textId="2B63FF57" w:rsidR="005C519C" w:rsidRDefault="005C519C" w:rsidP="00E148FB">
      <w:pPr>
        <w:pStyle w:val="JamesManuscriptBody"/>
        <w:rPr>
          <w:rFonts w:eastAsiaTheme="minorEastAsia"/>
        </w:rPr>
      </w:pPr>
    </w:p>
    <w:p w14:paraId="36477942" w14:textId="31290654" w:rsidR="005C519C" w:rsidRDefault="005C519C" w:rsidP="00E148FB">
      <w:pPr>
        <w:pStyle w:val="JamesManuscriptBody"/>
        <w:rPr>
          <w:rFonts w:eastAsiaTheme="minorEastAsia"/>
        </w:rPr>
      </w:pPr>
    </w:p>
    <w:p w14:paraId="0DE47F90" w14:textId="312E8BCE" w:rsidR="005C519C" w:rsidRDefault="005C519C" w:rsidP="00E148FB">
      <w:pPr>
        <w:pStyle w:val="JamesManuscriptBody"/>
        <w:rPr>
          <w:rFonts w:eastAsiaTheme="minorEastAsia"/>
        </w:rPr>
      </w:pPr>
    </w:p>
    <w:p w14:paraId="61B63966" w14:textId="05D9EADC" w:rsidR="005C519C" w:rsidRDefault="005C519C" w:rsidP="00E148FB">
      <w:pPr>
        <w:pStyle w:val="JamesManuscriptBody"/>
        <w:rPr>
          <w:rFonts w:eastAsiaTheme="minorEastAsia"/>
        </w:rPr>
      </w:pPr>
    </w:p>
    <w:p w14:paraId="1413B75E" w14:textId="0884618D" w:rsidR="005C519C" w:rsidRDefault="005C519C" w:rsidP="00E148FB">
      <w:pPr>
        <w:pStyle w:val="JamesManuscriptBody"/>
        <w:rPr>
          <w:rFonts w:eastAsiaTheme="minorEastAsia"/>
        </w:rPr>
      </w:pPr>
    </w:p>
    <w:p w14:paraId="599F1080" w14:textId="69E0D2CA" w:rsidR="005C519C" w:rsidRDefault="005C519C" w:rsidP="00E148FB">
      <w:pPr>
        <w:pStyle w:val="JamesManuscriptBody"/>
        <w:rPr>
          <w:rFonts w:eastAsiaTheme="minorEastAsia"/>
        </w:rPr>
      </w:pPr>
    </w:p>
    <w:p w14:paraId="710382FF" w14:textId="3BAE35B1" w:rsidR="005C519C" w:rsidRDefault="005C519C" w:rsidP="00E148FB">
      <w:pPr>
        <w:pStyle w:val="JamesManuscriptBody"/>
        <w:rPr>
          <w:rFonts w:eastAsiaTheme="minorEastAsia"/>
        </w:rPr>
      </w:pPr>
    </w:p>
    <w:p w14:paraId="254EAC75" w14:textId="1E41FE6E" w:rsidR="005C519C" w:rsidRDefault="005C519C" w:rsidP="00E148FB">
      <w:pPr>
        <w:pStyle w:val="JamesManuscriptBody"/>
        <w:rPr>
          <w:rFonts w:eastAsiaTheme="minorEastAsia"/>
        </w:rPr>
      </w:pPr>
    </w:p>
    <w:p w14:paraId="4B1ED708" w14:textId="32A9E618" w:rsidR="005C519C" w:rsidRDefault="005C519C" w:rsidP="00E148FB">
      <w:pPr>
        <w:pStyle w:val="JamesManuscriptBody"/>
        <w:rPr>
          <w:rFonts w:eastAsiaTheme="minorEastAsia"/>
        </w:rPr>
      </w:pPr>
    </w:p>
    <w:p w14:paraId="41F7CF1D" w14:textId="77777777" w:rsidR="00BD595F" w:rsidRPr="00815194" w:rsidRDefault="00BD595F" w:rsidP="00BD595F">
      <w:pPr>
        <w:pStyle w:val="JamesManuscriptBody"/>
        <w:spacing w:line="240" w:lineRule="auto"/>
        <w:rPr>
          <w:rFonts w:eastAsiaTheme="minorEastAsia" w:cs="Times New Roman"/>
        </w:rPr>
      </w:pPr>
      <w:r w:rsidRPr="00815194">
        <w:rPr>
          <w:rFonts w:eastAsiaTheme="minorEastAsia" w:cs="Times New Roman"/>
          <w:b/>
          <w:bCs/>
        </w:rPr>
        <w:lastRenderedPageBreak/>
        <w:t xml:space="preserve">Table 5: </w:t>
      </w:r>
      <w:r w:rsidRPr="00815194">
        <w:rPr>
          <w:rFonts w:eastAsiaTheme="minorEastAsia" w:cs="Times New Roman"/>
        </w:rPr>
        <w:t>Modeling</w:t>
      </w:r>
      <w:r w:rsidRPr="00815194">
        <w:rPr>
          <w:rFonts w:eastAsiaTheme="minorEastAsia" w:cs="Times New Roman"/>
          <w:b/>
          <w:bCs/>
        </w:rPr>
        <w:t xml:space="preserve"> </w:t>
      </w:r>
      <w:r w:rsidRPr="00815194">
        <w:rPr>
          <w:rFonts w:eastAsiaTheme="minorEastAsia" w:cs="Times New Roman"/>
        </w:rPr>
        <w:t xml:space="preserve">results from the 25 models fit to Ericaceae aridity index and fruit type data. Model classes are character independent without rate heterogeneity (CID), character dependence (CD), character independence with rate heterogeneity (CID+), and mixed character dependent and character independence (HYB). Character dependent models suggest that climatic niche evolution will be linked to the fruit type. We found substantial support for OUVA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and </w:t>
      </w:r>
      <m:oMath>
        <m:r>
          <w:rPr>
            <w:rFonts w:ascii="Cambria Math" w:eastAsiaTheme="minorEastAsia" w:hAnsi="Cambria Math" w:cs="Times New Roman"/>
          </w:rPr>
          <m:t>α</m:t>
        </m:r>
      </m:oMath>
      <w:r w:rsidRPr="00815194">
        <w:rPr>
          <w:rFonts w:eastAsiaTheme="minorEastAsia" w:cs="Times New Roman"/>
        </w:rPr>
        <w:t xml:space="preserve">) and OUMVA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w:t>
      </w:r>
      <m:oMath>
        <m:r>
          <w:rPr>
            <w:rFonts w:ascii="Cambria Math" w:eastAsiaTheme="minorEastAsia" w:hAnsi="Cambria Math" w:cs="Times New Roman"/>
          </w:rPr>
          <m:t>α</m:t>
        </m:r>
      </m:oMath>
      <w:r w:rsidRPr="00815194">
        <w:rPr>
          <w:rFonts w:eastAsiaTheme="minorEastAsia" w:cs="Times New Roman"/>
        </w:rPr>
        <w:t xml:space="preserve">, and </w:t>
      </w:r>
      <m:oMath>
        <m:r>
          <w:rPr>
            <w:rFonts w:ascii="Cambria Math" w:eastAsiaTheme="minorEastAsia" w:hAnsi="Cambria Math" w:cs="Times New Roman"/>
          </w:rPr>
          <m:t>θ</m:t>
        </m:r>
      </m:oMath>
      <w:r w:rsidRPr="00815194">
        <w:rPr>
          <w:rFonts w:eastAsiaTheme="minorEastAsia" w:cs="Times New Roman"/>
        </w:rPr>
        <w:t xml:space="preserve">) models. np is the number of freely estimated parameters. </w:t>
      </w:r>
      <w:proofErr w:type="spellStart"/>
      <w:r w:rsidRPr="00815194">
        <w:rPr>
          <w:rFonts w:eastAsiaTheme="minorEastAsia" w:cs="Times New Roman"/>
        </w:rPr>
        <w:t>lnLik</w:t>
      </w:r>
      <w:proofErr w:type="spellEnd"/>
      <w:r w:rsidRPr="00815194">
        <w:rPr>
          <w:rFonts w:eastAsiaTheme="minorEastAsia" w:cs="Times New Roman"/>
        </w:rPr>
        <w:t xml:space="preserve"> is the joint likelihood of the MLE. </w:t>
      </w:r>
      <w:proofErr w:type="spellStart"/>
      <w:r w:rsidRPr="00815194">
        <w:rPr>
          <w:rFonts w:eastAsiaTheme="minorEastAsia" w:cs="Times New Roman"/>
        </w:rPr>
        <w:t>DiscLik</w:t>
      </w:r>
      <w:proofErr w:type="spellEnd"/>
      <w:r w:rsidRPr="00815194">
        <w:rPr>
          <w:rFonts w:eastAsiaTheme="minorEastAsia" w:cs="Times New Roman"/>
        </w:rPr>
        <w:t xml:space="preserve"> and </w:t>
      </w:r>
      <w:proofErr w:type="spellStart"/>
      <w:r w:rsidRPr="00815194">
        <w:rPr>
          <w:rFonts w:eastAsiaTheme="minorEastAsia" w:cs="Times New Roman"/>
        </w:rPr>
        <w:t>ContLik</w:t>
      </w:r>
      <w:proofErr w:type="spellEnd"/>
      <w:r w:rsidRPr="00815194">
        <w:rPr>
          <w:rFonts w:eastAsiaTheme="minorEastAsia" w:cs="Times New Roman"/>
        </w:rPr>
        <w:t xml:space="preserve"> are the marginal likelihood of the discrete and continuous datasets respectively, given the maximum joint likelihood estimate of the parameters. AIC is the Akaike information criterion, </w:t>
      </w:r>
      <w:r w:rsidRPr="00815194">
        <w:rPr>
          <w:rFonts w:cs="Times New Roman"/>
          <w:color w:val="000000"/>
        </w:rPr>
        <w:sym w:font="Symbol" w:char="F044"/>
      </w:r>
      <w:r w:rsidRPr="00815194">
        <w:rPr>
          <w:rFonts w:cs="Times New Roman"/>
          <w:color w:val="000000"/>
        </w:rPr>
        <w:t>AIC is the difference from the best fit model measured as the difference between each model</w:t>
      </w:r>
      <w:r>
        <w:rPr>
          <w:rFonts w:cs="Times New Roman"/>
          <w:color w:val="000000"/>
        </w:rPr>
        <w:t>’</w:t>
      </w:r>
      <w:r w:rsidRPr="00815194">
        <w:rPr>
          <w:rFonts w:cs="Times New Roman"/>
          <w:color w:val="000000"/>
        </w:rPr>
        <w:t>s AIC</w:t>
      </w:r>
      <w:r>
        <w:rPr>
          <w:rFonts w:cs="Times New Roman"/>
          <w:color w:val="000000"/>
        </w:rPr>
        <w:t xml:space="preserve">, and </w:t>
      </w:r>
      <w:proofErr w:type="spellStart"/>
      <w:r>
        <w:rPr>
          <w:rFonts w:cs="Times New Roman"/>
          <w:color w:val="000000"/>
        </w:rPr>
        <w:t>AICwt</w:t>
      </w:r>
      <w:proofErr w:type="spellEnd"/>
      <w:r>
        <w:rPr>
          <w:rFonts w:cs="Times New Roman"/>
          <w:color w:val="000000"/>
        </w:rPr>
        <w:t xml:space="preserve"> is the relative support for each model.</w:t>
      </w:r>
    </w:p>
    <w:p w14:paraId="3AECE8BB" w14:textId="77777777" w:rsidR="005C52B8" w:rsidRDefault="005C52B8" w:rsidP="00E148FB">
      <w:pPr>
        <w:pStyle w:val="JamesManuscriptBody"/>
        <w:rPr>
          <w:rFonts w:eastAsiaTheme="minorEastAsia"/>
        </w:rPr>
      </w:pPr>
    </w:p>
    <w:tbl>
      <w:tblPr>
        <w:tblStyle w:val="TableGrid"/>
        <w:tblW w:w="9112" w:type="dxa"/>
        <w:tblLook w:val="04A0" w:firstRow="1" w:lastRow="0" w:firstColumn="1" w:lastColumn="0" w:noHBand="0" w:noVBand="1"/>
      </w:tblPr>
      <w:tblGrid>
        <w:gridCol w:w="1413"/>
        <w:gridCol w:w="1276"/>
        <w:gridCol w:w="560"/>
        <w:gridCol w:w="964"/>
        <w:gridCol w:w="990"/>
        <w:gridCol w:w="1017"/>
        <w:gridCol w:w="964"/>
        <w:gridCol w:w="964"/>
        <w:gridCol w:w="964"/>
      </w:tblGrid>
      <w:tr w:rsidR="002C3E56" w:rsidRPr="005C52B8" w14:paraId="1D252532" w14:textId="77777777" w:rsidTr="005C52B8">
        <w:trPr>
          <w:cantSplit/>
          <w:trHeight w:val="340"/>
        </w:trPr>
        <w:tc>
          <w:tcPr>
            <w:tcW w:w="1413" w:type="dxa"/>
            <w:tcBorders>
              <w:bottom w:val="double" w:sz="4" w:space="0" w:color="auto"/>
            </w:tcBorders>
            <w:noWrap/>
            <w:hideMark/>
          </w:tcPr>
          <w:p w14:paraId="615140C1" w14:textId="77777777" w:rsidR="002C3E56" w:rsidRPr="005C52B8" w:rsidRDefault="002C3E56">
            <w:pPr>
              <w:rPr>
                <w:color w:val="000000"/>
                <w:sz w:val="22"/>
                <w:szCs w:val="22"/>
              </w:rPr>
            </w:pPr>
            <w:r w:rsidRPr="005C52B8">
              <w:rPr>
                <w:color w:val="000000"/>
                <w:sz w:val="22"/>
                <w:szCs w:val="22"/>
              </w:rPr>
              <w:t>Model class</w:t>
            </w:r>
          </w:p>
        </w:tc>
        <w:tc>
          <w:tcPr>
            <w:tcW w:w="1276" w:type="dxa"/>
            <w:tcBorders>
              <w:bottom w:val="double" w:sz="4" w:space="0" w:color="auto"/>
            </w:tcBorders>
            <w:noWrap/>
            <w:hideMark/>
          </w:tcPr>
          <w:p w14:paraId="052E1D8F" w14:textId="77777777" w:rsidR="002C3E56" w:rsidRPr="005C52B8" w:rsidRDefault="002C3E56">
            <w:pPr>
              <w:rPr>
                <w:color w:val="000000"/>
                <w:sz w:val="22"/>
                <w:szCs w:val="22"/>
              </w:rPr>
            </w:pPr>
            <w:r w:rsidRPr="005C52B8">
              <w:rPr>
                <w:color w:val="000000"/>
                <w:sz w:val="22"/>
                <w:szCs w:val="22"/>
              </w:rPr>
              <w:t>Model type</w:t>
            </w:r>
          </w:p>
        </w:tc>
        <w:tc>
          <w:tcPr>
            <w:tcW w:w="560" w:type="dxa"/>
            <w:tcBorders>
              <w:bottom w:val="double" w:sz="4" w:space="0" w:color="auto"/>
            </w:tcBorders>
            <w:noWrap/>
            <w:hideMark/>
          </w:tcPr>
          <w:p w14:paraId="5530AA93" w14:textId="77777777" w:rsidR="002C3E56" w:rsidRPr="005C52B8" w:rsidRDefault="002C3E56">
            <w:pPr>
              <w:rPr>
                <w:color w:val="000000"/>
                <w:sz w:val="22"/>
                <w:szCs w:val="22"/>
              </w:rPr>
            </w:pPr>
            <w:r w:rsidRPr="005C52B8">
              <w:rPr>
                <w:color w:val="000000"/>
                <w:sz w:val="22"/>
                <w:szCs w:val="22"/>
              </w:rPr>
              <w:t>np</w:t>
            </w:r>
          </w:p>
        </w:tc>
        <w:tc>
          <w:tcPr>
            <w:tcW w:w="964" w:type="dxa"/>
            <w:tcBorders>
              <w:bottom w:val="double" w:sz="4" w:space="0" w:color="auto"/>
            </w:tcBorders>
            <w:noWrap/>
            <w:hideMark/>
          </w:tcPr>
          <w:p w14:paraId="470CA903" w14:textId="77777777" w:rsidR="002C3E56" w:rsidRPr="005C52B8" w:rsidRDefault="002C3E56">
            <w:pPr>
              <w:rPr>
                <w:color w:val="000000"/>
                <w:sz w:val="22"/>
                <w:szCs w:val="22"/>
              </w:rPr>
            </w:pPr>
            <w:proofErr w:type="spellStart"/>
            <w:r w:rsidRPr="005C52B8">
              <w:rPr>
                <w:color w:val="000000"/>
                <w:sz w:val="22"/>
                <w:szCs w:val="22"/>
              </w:rPr>
              <w:t>lnLik</w:t>
            </w:r>
            <w:proofErr w:type="spellEnd"/>
          </w:p>
        </w:tc>
        <w:tc>
          <w:tcPr>
            <w:tcW w:w="990" w:type="dxa"/>
            <w:tcBorders>
              <w:bottom w:val="double" w:sz="4" w:space="0" w:color="auto"/>
            </w:tcBorders>
            <w:noWrap/>
            <w:hideMark/>
          </w:tcPr>
          <w:p w14:paraId="4BBCA93D" w14:textId="77777777" w:rsidR="002C3E56" w:rsidRPr="005C52B8" w:rsidRDefault="002C3E56">
            <w:pPr>
              <w:rPr>
                <w:color w:val="000000"/>
                <w:sz w:val="22"/>
                <w:szCs w:val="22"/>
              </w:rPr>
            </w:pPr>
            <w:proofErr w:type="spellStart"/>
            <w:r w:rsidRPr="005C52B8">
              <w:rPr>
                <w:color w:val="000000"/>
                <w:sz w:val="22"/>
                <w:szCs w:val="22"/>
              </w:rPr>
              <w:t>DiscLik</w:t>
            </w:r>
            <w:proofErr w:type="spellEnd"/>
          </w:p>
        </w:tc>
        <w:tc>
          <w:tcPr>
            <w:tcW w:w="1017" w:type="dxa"/>
            <w:tcBorders>
              <w:bottom w:val="double" w:sz="4" w:space="0" w:color="auto"/>
            </w:tcBorders>
            <w:noWrap/>
            <w:hideMark/>
          </w:tcPr>
          <w:p w14:paraId="1FB55823" w14:textId="77777777" w:rsidR="002C3E56" w:rsidRPr="005C52B8" w:rsidRDefault="002C3E56">
            <w:pPr>
              <w:rPr>
                <w:color w:val="000000"/>
                <w:sz w:val="22"/>
                <w:szCs w:val="22"/>
              </w:rPr>
            </w:pPr>
            <w:proofErr w:type="spellStart"/>
            <w:r w:rsidRPr="005C52B8">
              <w:rPr>
                <w:color w:val="000000"/>
                <w:sz w:val="22"/>
                <w:szCs w:val="22"/>
              </w:rPr>
              <w:t>ContLik</w:t>
            </w:r>
            <w:proofErr w:type="spellEnd"/>
          </w:p>
        </w:tc>
        <w:tc>
          <w:tcPr>
            <w:tcW w:w="964" w:type="dxa"/>
            <w:tcBorders>
              <w:bottom w:val="double" w:sz="4" w:space="0" w:color="auto"/>
            </w:tcBorders>
            <w:noWrap/>
            <w:hideMark/>
          </w:tcPr>
          <w:p w14:paraId="0B02FB6D" w14:textId="77777777" w:rsidR="002C3E56" w:rsidRPr="005C52B8" w:rsidRDefault="002C3E56">
            <w:pPr>
              <w:rPr>
                <w:color w:val="000000"/>
                <w:sz w:val="22"/>
                <w:szCs w:val="22"/>
              </w:rPr>
            </w:pPr>
            <w:r w:rsidRPr="005C52B8">
              <w:rPr>
                <w:color w:val="000000"/>
                <w:sz w:val="22"/>
                <w:szCs w:val="22"/>
              </w:rPr>
              <w:t>AIC</w:t>
            </w:r>
          </w:p>
        </w:tc>
        <w:tc>
          <w:tcPr>
            <w:tcW w:w="964" w:type="dxa"/>
            <w:tcBorders>
              <w:bottom w:val="double" w:sz="4" w:space="0" w:color="auto"/>
            </w:tcBorders>
            <w:noWrap/>
            <w:hideMark/>
          </w:tcPr>
          <w:p w14:paraId="0C744DBB" w14:textId="05203B09" w:rsidR="002C3E56" w:rsidRPr="005C52B8" w:rsidRDefault="00D47260">
            <w:pPr>
              <w:rPr>
                <w:color w:val="000000"/>
                <w:sz w:val="22"/>
                <w:szCs w:val="22"/>
              </w:rPr>
            </w:pPr>
            <w:r w:rsidRPr="005C52B8">
              <w:rPr>
                <w:color w:val="000000"/>
                <w:sz w:val="22"/>
                <w:szCs w:val="22"/>
              </w:rPr>
              <w:sym w:font="Symbol" w:char="F044"/>
            </w:r>
            <w:r w:rsidR="002C3E56" w:rsidRPr="005C52B8">
              <w:rPr>
                <w:color w:val="000000"/>
                <w:sz w:val="22"/>
                <w:szCs w:val="22"/>
              </w:rPr>
              <w:t>AIC</w:t>
            </w:r>
          </w:p>
        </w:tc>
        <w:tc>
          <w:tcPr>
            <w:tcW w:w="964" w:type="dxa"/>
            <w:tcBorders>
              <w:bottom w:val="double" w:sz="4" w:space="0" w:color="auto"/>
            </w:tcBorders>
            <w:noWrap/>
            <w:hideMark/>
          </w:tcPr>
          <w:p w14:paraId="64D6BD32" w14:textId="77777777" w:rsidR="002C3E56" w:rsidRPr="005C52B8" w:rsidRDefault="002C3E56">
            <w:pPr>
              <w:rPr>
                <w:color w:val="000000"/>
                <w:sz w:val="22"/>
                <w:szCs w:val="22"/>
              </w:rPr>
            </w:pPr>
            <w:proofErr w:type="spellStart"/>
            <w:r w:rsidRPr="005C52B8">
              <w:rPr>
                <w:color w:val="000000"/>
                <w:sz w:val="22"/>
                <w:szCs w:val="22"/>
              </w:rPr>
              <w:t>AICwt</w:t>
            </w:r>
            <w:proofErr w:type="spellEnd"/>
          </w:p>
        </w:tc>
      </w:tr>
      <w:tr w:rsidR="002C3E56" w:rsidRPr="005C52B8" w14:paraId="36435508" w14:textId="77777777" w:rsidTr="005C52B8">
        <w:trPr>
          <w:cantSplit/>
          <w:trHeight w:val="340"/>
        </w:trPr>
        <w:tc>
          <w:tcPr>
            <w:tcW w:w="1413" w:type="dxa"/>
            <w:vMerge w:val="restart"/>
            <w:tcBorders>
              <w:top w:val="double" w:sz="4" w:space="0" w:color="auto"/>
            </w:tcBorders>
            <w:noWrap/>
            <w:textDirection w:val="btLr"/>
            <w:vAlign w:val="center"/>
            <w:hideMark/>
          </w:tcPr>
          <w:p w14:paraId="3510B692" w14:textId="0E881001" w:rsidR="002C3E56" w:rsidRPr="005C52B8" w:rsidRDefault="002C3E56" w:rsidP="002C3E56">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5D38DCD9" w14:textId="77777777" w:rsidR="002C3E56" w:rsidRPr="005C52B8" w:rsidRDefault="002C3E56">
            <w:pPr>
              <w:rPr>
                <w:color w:val="000000"/>
                <w:sz w:val="22"/>
                <w:szCs w:val="22"/>
              </w:rPr>
            </w:pPr>
            <w:r w:rsidRPr="005C52B8">
              <w:rPr>
                <w:color w:val="000000"/>
                <w:sz w:val="22"/>
                <w:szCs w:val="22"/>
              </w:rPr>
              <w:t>BM1</w:t>
            </w:r>
          </w:p>
        </w:tc>
        <w:tc>
          <w:tcPr>
            <w:tcW w:w="560" w:type="dxa"/>
            <w:tcBorders>
              <w:top w:val="double" w:sz="4" w:space="0" w:color="auto"/>
            </w:tcBorders>
            <w:noWrap/>
            <w:hideMark/>
          </w:tcPr>
          <w:p w14:paraId="697D5A8E" w14:textId="77777777" w:rsidR="002C3E56" w:rsidRPr="005C52B8" w:rsidRDefault="002C3E56">
            <w:pPr>
              <w:jc w:val="right"/>
              <w:rPr>
                <w:color w:val="000000"/>
                <w:sz w:val="22"/>
                <w:szCs w:val="22"/>
              </w:rPr>
            </w:pPr>
            <w:r w:rsidRPr="005C52B8">
              <w:rPr>
                <w:color w:val="000000"/>
                <w:sz w:val="22"/>
                <w:szCs w:val="22"/>
              </w:rPr>
              <w:t>4</w:t>
            </w:r>
          </w:p>
        </w:tc>
        <w:tc>
          <w:tcPr>
            <w:tcW w:w="964" w:type="dxa"/>
            <w:tcBorders>
              <w:top w:val="double" w:sz="4" w:space="0" w:color="auto"/>
            </w:tcBorders>
            <w:noWrap/>
            <w:hideMark/>
          </w:tcPr>
          <w:p w14:paraId="0907DEBE" w14:textId="77777777" w:rsidR="002C3E56" w:rsidRPr="005C52B8" w:rsidRDefault="002C3E56" w:rsidP="00004DED">
            <w:pPr>
              <w:jc w:val="center"/>
              <w:rPr>
                <w:color w:val="000000"/>
                <w:sz w:val="22"/>
                <w:szCs w:val="22"/>
              </w:rPr>
            </w:pPr>
            <w:r w:rsidRPr="005C52B8">
              <w:rPr>
                <w:color w:val="000000"/>
                <w:sz w:val="22"/>
                <w:szCs w:val="22"/>
              </w:rPr>
              <w:t>-243.89</w:t>
            </w:r>
          </w:p>
        </w:tc>
        <w:tc>
          <w:tcPr>
            <w:tcW w:w="990" w:type="dxa"/>
            <w:tcBorders>
              <w:top w:val="double" w:sz="4" w:space="0" w:color="auto"/>
            </w:tcBorders>
            <w:noWrap/>
            <w:hideMark/>
          </w:tcPr>
          <w:p w14:paraId="0DF8DABF"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1EEC7BF3" w14:textId="77777777" w:rsidR="002C3E56" w:rsidRPr="005C52B8" w:rsidRDefault="002C3E56" w:rsidP="00004DED">
            <w:pPr>
              <w:jc w:val="center"/>
              <w:rPr>
                <w:color w:val="000000"/>
                <w:sz w:val="22"/>
                <w:szCs w:val="22"/>
              </w:rPr>
            </w:pPr>
            <w:r w:rsidRPr="005C52B8">
              <w:rPr>
                <w:color w:val="000000"/>
                <w:sz w:val="22"/>
                <w:szCs w:val="22"/>
              </w:rPr>
              <w:t>-206.67</w:t>
            </w:r>
          </w:p>
        </w:tc>
        <w:tc>
          <w:tcPr>
            <w:tcW w:w="964" w:type="dxa"/>
            <w:tcBorders>
              <w:top w:val="double" w:sz="4" w:space="0" w:color="auto"/>
            </w:tcBorders>
            <w:noWrap/>
            <w:hideMark/>
          </w:tcPr>
          <w:p w14:paraId="715BD358" w14:textId="77777777" w:rsidR="002C3E56" w:rsidRPr="005C52B8" w:rsidRDefault="002C3E56" w:rsidP="00004DED">
            <w:pPr>
              <w:jc w:val="center"/>
              <w:rPr>
                <w:color w:val="000000"/>
                <w:sz w:val="22"/>
                <w:szCs w:val="22"/>
              </w:rPr>
            </w:pPr>
            <w:r w:rsidRPr="005C52B8">
              <w:rPr>
                <w:color w:val="000000"/>
                <w:sz w:val="22"/>
                <w:szCs w:val="22"/>
              </w:rPr>
              <w:t>495.78</w:t>
            </w:r>
          </w:p>
        </w:tc>
        <w:tc>
          <w:tcPr>
            <w:tcW w:w="964" w:type="dxa"/>
            <w:tcBorders>
              <w:top w:val="double" w:sz="4" w:space="0" w:color="auto"/>
            </w:tcBorders>
            <w:noWrap/>
            <w:hideMark/>
          </w:tcPr>
          <w:p w14:paraId="6AC7CE67" w14:textId="77777777" w:rsidR="002C3E56" w:rsidRPr="005C52B8" w:rsidRDefault="002C3E56" w:rsidP="00004DED">
            <w:pPr>
              <w:jc w:val="center"/>
              <w:rPr>
                <w:color w:val="000000"/>
                <w:sz w:val="22"/>
                <w:szCs w:val="22"/>
              </w:rPr>
            </w:pPr>
            <w:r w:rsidRPr="005C52B8">
              <w:rPr>
                <w:color w:val="000000"/>
                <w:sz w:val="22"/>
                <w:szCs w:val="22"/>
              </w:rPr>
              <w:t>39.07</w:t>
            </w:r>
          </w:p>
        </w:tc>
        <w:tc>
          <w:tcPr>
            <w:tcW w:w="964" w:type="dxa"/>
            <w:tcBorders>
              <w:top w:val="double" w:sz="4" w:space="0" w:color="auto"/>
            </w:tcBorders>
            <w:noWrap/>
            <w:hideMark/>
          </w:tcPr>
          <w:p w14:paraId="0E4633F1"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FF60255" w14:textId="77777777" w:rsidTr="005C52B8">
        <w:trPr>
          <w:cantSplit/>
          <w:trHeight w:val="340"/>
        </w:trPr>
        <w:tc>
          <w:tcPr>
            <w:tcW w:w="1413" w:type="dxa"/>
            <w:vMerge/>
            <w:tcBorders>
              <w:bottom w:val="double" w:sz="4" w:space="0" w:color="auto"/>
            </w:tcBorders>
            <w:noWrap/>
            <w:textDirection w:val="btLr"/>
            <w:vAlign w:val="center"/>
            <w:hideMark/>
          </w:tcPr>
          <w:p w14:paraId="5021DB63" w14:textId="38BD3419" w:rsidR="002C3E56" w:rsidRPr="005C52B8" w:rsidRDefault="002C3E56" w:rsidP="002C3E56">
            <w:pPr>
              <w:ind w:left="113" w:right="113"/>
              <w:jc w:val="center"/>
              <w:rPr>
                <w:color w:val="000000"/>
                <w:sz w:val="22"/>
                <w:szCs w:val="22"/>
              </w:rPr>
            </w:pPr>
          </w:p>
        </w:tc>
        <w:tc>
          <w:tcPr>
            <w:tcW w:w="1276" w:type="dxa"/>
            <w:tcBorders>
              <w:bottom w:val="double" w:sz="4" w:space="0" w:color="auto"/>
            </w:tcBorders>
            <w:noWrap/>
            <w:hideMark/>
          </w:tcPr>
          <w:p w14:paraId="3DEA49BE" w14:textId="77777777" w:rsidR="002C3E56" w:rsidRPr="005C52B8" w:rsidRDefault="002C3E56">
            <w:pPr>
              <w:rPr>
                <w:color w:val="000000"/>
                <w:sz w:val="22"/>
                <w:szCs w:val="22"/>
              </w:rPr>
            </w:pPr>
            <w:r w:rsidRPr="005C52B8">
              <w:rPr>
                <w:color w:val="000000"/>
                <w:sz w:val="22"/>
                <w:szCs w:val="22"/>
              </w:rPr>
              <w:t>OU1</w:t>
            </w:r>
          </w:p>
        </w:tc>
        <w:tc>
          <w:tcPr>
            <w:tcW w:w="560" w:type="dxa"/>
            <w:tcBorders>
              <w:bottom w:val="double" w:sz="4" w:space="0" w:color="auto"/>
            </w:tcBorders>
            <w:noWrap/>
            <w:hideMark/>
          </w:tcPr>
          <w:p w14:paraId="601BE3A0" w14:textId="77777777" w:rsidR="002C3E56" w:rsidRPr="005C52B8" w:rsidRDefault="002C3E56">
            <w:pPr>
              <w:jc w:val="right"/>
              <w:rPr>
                <w:color w:val="000000"/>
                <w:sz w:val="22"/>
                <w:szCs w:val="22"/>
              </w:rPr>
            </w:pPr>
            <w:r w:rsidRPr="005C52B8">
              <w:rPr>
                <w:color w:val="000000"/>
                <w:sz w:val="22"/>
                <w:szCs w:val="22"/>
              </w:rPr>
              <w:t>5</w:t>
            </w:r>
          </w:p>
        </w:tc>
        <w:tc>
          <w:tcPr>
            <w:tcW w:w="964" w:type="dxa"/>
            <w:tcBorders>
              <w:bottom w:val="double" w:sz="4" w:space="0" w:color="auto"/>
            </w:tcBorders>
            <w:noWrap/>
            <w:hideMark/>
          </w:tcPr>
          <w:p w14:paraId="28F856A8" w14:textId="77777777" w:rsidR="002C3E56" w:rsidRPr="005C52B8" w:rsidRDefault="002C3E56" w:rsidP="00004DED">
            <w:pPr>
              <w:jc w:val="center"/>
              <w:rPr>
                <w:color w:val="000000"/>
                <w:sz w:val="22"/>
                <w:szCs w:val="22"/>
              </w:rPr>
            </w:pPr>
            <w:r w:rsidRPr="005C52B8">
              <w:rPr>
                <w:color w:val="000000"/>
                <w:sz w:val="22"/>
                <w:szCs w:val="22"/>
              </w:rPr>
              <w:t>-225.5</w:t>
            </w:r>
          </w:p>
        </w:tc>
        <w:tc>
          <w:tcPr>
            <w:tcW w:w="990" w:type="dxa"/>
            <w:tcBorders>
              <w:bottom w:val="double" w:sz="4" w:space="0" w:color="auto"/>
            </w:tcBorders>
            <w:noWrap/>
            <w:hideMark/>
          </w:tcPr>
          <w:p w14:paraId="5A21233A"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tcBorders>
              <w:bottom w:val="double" w:sz="4" w:space="0" w:color="auto"/>
            </w:tcBorders>
            <w:noWrap/>
            <w:hideMark/>
          </w:tcPr>
          <w:p w14:paraId="44514AC0" w14:textId="77777777" w:rsidR="002C3E56" w:rsidRPr="005C52B8" w:rsidRDefault="002C3E56" w:rsidP="00004DED">
            <w:pPr>
              <w:jc w:val="center"/>
              <w:rPr>
                <w:color w:val="000000"/>
                <w:sz w:val="22"/>
                <w:szCs w:val="22"/>
              </w:rPr>
            </w:pPr>
            <w:r w:rsidRPr="005C52B8">
              <w:rPr>
                <w:color w:val="000000"/>
                <w:sz w:val="22"/>
                <w:szCs w:val="22"/>
              </w:rPr>
              <w:t>-188.28</w:t>
            </w:r>
          </w:p>
        </w:tc>
        <w:tc>
          <w:tcPr>
            <w:tcW w:w="964" w:type="dxa"/>
            <w:tcBorders>
              <w:bottom w:val="double" w:sz="4" w:space="0" w:color="auto"/>
            </w:tcBorders>
            <w:noWrap/>
            <w:hideMark/>
          </w:tcPr>
          <w:p w14:paraId="7DAD8A0D" w14:textId="77777777" w:rsidR="002C3E56" w:rsidRPr="005C52B8" w:rsidRDefault="002C3E56" w:rsidP="00004DED">
            <w:pPr>
              <w:jc w:val="center"/>
              <w:rPr>
                <w:color w:val="000000"/>
                <w:sz w:val="22"/>
                <w:szCs w:val="22"/>
              </w:rPr>
            </w:pPr>
            <w:r w:rsidRPr="005C52B8">
              <w:rPr>
                <w:color w:val="000000"/>
                <w:sz w:val="22"/>
                <w:szCs w:val="22"/>
              </w:rPr>
              <w:t>461.01</w:t>
            </w:r>
          </w:p>
        </w:tc>
        <w:tc>
          <w:tcPr>
            <w:tcW w:w="964" w:type="dxa"/>
            <w:tcBorders>
              <w:bottom w:val="double" w:sz="4" w:space="0" w:color="auto"/>
            </w:tcBorders>
            <w:noWrap/>
            <w:hideMark/>
          </w:tcPr>
          <w:p w14:paraId="059620EB" w14:textId="7DA394CA" w:rsidR="002C3E56" w:rsidRPr="005C52B8" w:rsidRDefault="002C3E56" w:rsidP="00004DED">
            <w:pPr>
              <w:jc w:val="center"/>
              <w:rPr>
                <w:color w:val="000000"/>
                <w:sz w:val="22"/>
                <w:szCs w:val="22"/>
              </w:rPr>
            </w:pPr>
            <w:r w:rsidRPr="005C52B8">
              <w:rPr>
                <w:color w:val="000000"/>
                <w:sz w:val="22"/>
                <w:szCs w:val="22"/>
              </w:rPr>
              <w:t>4.3</w:t>
            </w:r>
            <w:ins w:id="163" w:author="O'Meara, Brian C" w:date="2022-07-06T11:49:00Z">
              <w:r w:rsidR="00AD146C">
                <w:rPr>
                  <w:color w:val="000000"/>
                  <w:sz w:val="22"/>
                  <w:szCs w:val="22"/>
                </w:rPr>
                <w:t>0</w:t>
              </w:r>
            </w:ins>
          </w:p>
        </w:tc>
        <w:tc>
          <w:tcPr>
            <w:tcW w:w="964" w:type="dxa"/>
            <w:tcBorders>
              <w:bottom w:val="double" w:sz="4" w:space="0" w:color="auto"/>
            </w:tcBorders>
            <w:noWrap/>
            <w:hideMark/>
          </w:tcPr>
          <w:p w14:paraId="6B798526" w14:textId="77777777" w:rsidR="002C3E56" w:rsidRPr="005C52B8" w:rsidRDefault="002C3E56" w:rsidP="00004DED">
            <w:pPr>
              <w:jc w:val="center"/>
              <w:rPr>
                <w:color w:val="000000"/>
                <w:sz w:val="22"/>
                <w:szCs w:val="22"/>
              </w:rPr>
            </w:pPr>
            <w:r w:rsidRPr="005C52B8">
              <w:rPr>
                <w:color w:val="000000"/>
                <w:sz w:val="22"/>
                <w:szCs w:val="22"/>
              </w:rPr>
              <w:t>0.05</w:t>
            </w:r>
          </w:p>
        </w:tc>
      </w:tr>
      <w:tr w:rsidR="002C3E56" w:rsidRPr="005C52B8" w14:paraId="321784F6" w14:textId="77777777" w:rsidTr="005C52B8">
        <w:trPr>
          <w:cantSplit/>
          <w:trHeight w:val="340"/>
        </w:trPr>
        <w:tc>
          <w:tcPr>
            <w:tcW w:w="1413" w:type="dxa"/>
            <w:vMerge w:val="restart"/>
            <w:tcBorders>
              <w:top w:val="double" w:sz="4" w:space="0" w:color="auto"/>
            </w:tcBorders>
            <w:noWrap/>
            <w:textDirection w:val="btLr"/>
            <w:vAlign w:val="center"/>
            <w:hideMark/>
          </w:tcPr>
          <w:p w14:paraId="0BC456B7" w14:textId="2C531576" w:rsidR="002C3E56" w:rsidRPr="005C52B8" w:rsidRDefault="002C3E56" w:rsidP="002C3E56">
            <w:pPr>
              <w:ind w:left="113" w:right="113"/>
              <w:jc w:val="center"/>
              <w:rPr>
                <w:color w:val="000000"/>
                <w:sz w:val="22"/>
                <w:szCs w:val="22"/>
              </w:rPr>
            </w:pPr>
            <w:r w:rsidRPr="005C52B8">
              <w:rPr>
                <w:color w:val="000000"/>
                <w:sz w:val="22"/>
                <w:szCs w:val="22"/>
              </w:rPr>
              <w:t>CD</w:t>
            </w:r>
          </w:p>
        </w:tc>
        <w:tc>
          <w:tcPr>
            <w:tcW w:w="1276" w:type="dxa"/>
            <w:tcBorders>
              <w:top w:val="double" w:sz="4" w:space="0" w:color="auto"/>
            </w:tcBorders>
            <w:noWrap/>
            <w:hideMark/>
          </w:tcPr>
          <w:p w14:paraId="063F6A2C" w14:textId="77777777" w:rsidR="002C3E56" w:rsidRPr="005C52B8" w:rsidRDefault="002C3E56">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49D8DC98" w14:textId="77777777" w:rsidR="002C3E56" w:rsidRPr="005C52B8" w:rsidRDefault="002C3E56">
            <w:pPr>
              <w:jc w:val="right"/>
              <w:rPr>
                <w:color w:val="000000"/>
                <w:sz w:val="22"/>
                <w:szCs w:val="22"/>
              </w:rPr>
            </w:pPr>
            <w:r w:rsidRPr="005C52B8">
              <w:rPr>
                <w:color w:val="000000"/>
                <w:sz w:val="22"/>
                <w:szCs w:val="22"/>
              </w:rPr>
              <w:t>5</w:t>
            </w:r>
          </w:p>
        </w:tc>
        <w:tc>
          <w:tcPr>
            <w:tcW w:w="964" w:type="dxa"/>
            <w:tcBorders>
              <w:top w:val="double" w:sz="4" w:space="0" w:color="auto"/>
            </w:tcBorders>
            <w:noWrap/>
            <w:hideMark/>
          </w:tcPr>
          <w:p w14:paraId="1F939F6B" w14:textId="77777777" w:rsidR="002C3E56" w:rsidRPr="005C52B8" w:rsidRDefault="002C3E56" w:rsidP="00004DED">
            <w:pPr>
              <w:jc w:val="center"/>
              <w:rPr>
                <w:color w:val="000000"/>
                <w:sz w:val="22"/>
                <w:szCs w:val="22"/>
              </w:rPr>
            </w:pPr>
            <w:r w:rsidRPr="005C52B8">
              <w:rPr>
                <w:color w:val="000000"/>
                <w:sz w:val="22"/>
                <w:szCs w:val="22"/>
              </w:rPr>
              <w:t>-243.78</w:t>
            </w:r>
          </w:p>
        </w:tc>
        <w:tc>
          <w:tcPr>
            <w:tcW w:w="990" w:type="dxa"/>
            <w:tcBorders>
              <w:top w:val="double" w:sz="4" w:space="0" w:color="auto"/>
            </w:tcBorders>
            <w:noWrap/>
            <w:hideMark/>
          </w:tcPr>
          <w:p w14:paraId="7D578A6F"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2266B7DE" w14:textId="77777777" w:rsidR="002C3E56" w:rsidRPr="005C52B8" w:rsidRDefault="002C3E56" w:rsidP="00004DED">
            <w:pPr>
              <w:jc w:val="center"/>
              <w:rPr>
                <w:color w:val="000000"/>
                <w:sz w:val="22"/>
                <w:szCs w:val="22"/>
              </w:rPr>
            </w:pPr>
            <w:r w:rsidRPr="005C52B8">
              <w:rPr>
                <w:color w:val="000000"/>
                <w:sz w:val="22"/>
                <w:szCs w:val="22"/>
              </w:rPr>
              <w:t>-207.08</w:t>
            </w:r>
          </w:p>
        </w:tc>
        <w:tc>
          <w:tcPr>
            <w:tcW w:w="964" w:type="dxa"/>
            <w:tcBorders>
              <w:top w:val="double" w:sz="4" w:space="0" w:color="auto"/>
            </w:tcBorders>
            <w:noWrap/>
            <w:hideMark/>
          </w:tcPr>
          <w:p w14:paraId="59A876B8" w14:textId="77777777" w:rsidR="002C3E56" w:rsidRPr="005C52B8" w:rsidRDefault="002C3E56" w:rsidP="00004DED">
            <w:pPr>
              <w:jc w:val="center"/>
              <w:rPr>
                <w:color w:val="000000"/>
                <w:sz w:val="22"/>
                <w:szCs w:val="22"/>
              </w:rPr>
            </w:pPr>
            <w:r w:rsidRPr="005C52B8">
              <w:rPr>
                <w:color w:val="000000"/>
                <w:sz w:val="22"/>
                <w:szCs w:val="22"/>
              </w:rPr>
              <w:t>497.56</w:t>
            </w:r>
          </w:p>
        </w:tc>
        <w:tc>
          <w:tcPr>
            <w:tcW w:w="964" w:type="dxa"/>
            <w:tcBorders>
              <w:top w:val="double" w:sz="4" w:space="0" w:color="auto"/>
            </w:tcBorders>
            <w:noWrap/>
            <w:hideMark/>
          </w:tcPr>
          <w:p w14:paraId="2EDF5E17" w14:textId="77777777" w:rsidR="002C3E56" w:rsidRPr="005C52B8" w:rsidRDefault="002C3E56" w:rsidP="00004DED">
            <w:pPr>
              <w:jc w:val="center"/>
              <w:rPr>
                <w:color w:val="000000"/>
                <w:sz w:val="22"/>
                <w:szCs w:val="22"/>
              </w:rPr>
            </w:pPr>
            <w:r w:rsidRPr="005C52B8">
              <w:rPr>
                <w:color w:val="000000"/>
                <w:sz w:val="22"/>
                <w:szCs w:val="22"/>
              </w:rPr>
              <w:t>40.85</w:t>
            </w:r>
          </w:p>
        </w:tc>
        <w:tc>
          <w:tcPr>
            <w:tcW w:w="964" w:type="dxa"/>
            <w:tcBorders>
              <w:top w:val="double" w:sz="4" w:space="0" w:color="auto"/>
            </w:tcBorders>
            <w:noWrap/>
            <w:hideMark/>
          </w:tcPr>
          <w:p w14:paraId="4A296BC0"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5AC4F0A9" w14:textId="77777777" w:rsidTr="005C52B8">
        <w:trPr>
          <w:cantSplit/>
          <w:trHeight w:val="340"/>
        </w:trPr>
        <w:tc>
          <w:tcPr>
            <w:tcW w:w="1413" w:type="dxa"/>
            <w:vMerge/>
            <w:noWrap/>
            <w:textDirection w:val="btLr"/>
            <w:vAlign w:val="center"/>
            <w:hideMark/>
          </w:tcPr>
          <w:p w14:paraId="4B548D89" w14:textId="1CBA8F18" w:rsidR="002C3E56" w:rsidRPr="005C52B8" w:rsidRDefault="002C3E56" w:rsidP="002C3E56">
            <w:pPr>
              <w:ind w:left="113" w:right="113"/>
              <w:jc w:val="center"/>
              <w:rPr>
                <w:color w:val="000000"/>
                <w:sz w:val="22"/>
                <w:szCs w:val="22"/>
              </w:rPr>
            </w:pPr>
          </w:p>
        </w:tc>
        <w:tc>
          <w:tcPr>
            <w:tcW w:w="1276" w:type="dxa"/>
            <w:noWrap/>
            <w:hideMark/>
          </w:tcPr>
          <w:p w14:paraId="05C69525" w14:textId="77777777" w:rsidR="002C3E56" w:rsidRPr="005C52B8" w:rsidRDefault="002C3E56">
            <w:pPr>
              <w:rPr>
                <w:color w:val="000000"/>
                <w:sz w:val="22"/>
                <w:szCs w:val="22"/>
              </w:rPr>
            </w:pPr>
            <w:r w:rsidRPr="005C52B8">
              <w:rPr>
                <w:color w:val="000000"/>
                <w:sz w:val="22"/>
                <w:szCs w:val="22"/>
              </w:rPr>
              <w:t>OUV</w:t>
            </w:r>
          </w:p>
        </w:tc>
        <w:tc>
          <w:tcPr>
            <w:tcW w:w="560" w:type="dxa"/>
            <w:noWrap/>
            <w:hideMark/>
          </w:tcPr>
          <w:p w14:paraId="2E544DC9" w14:textId="77777777" w:rsidR="002C3E56" w:rsidRPr="005C52B8" w:rsidRDefault="002C3E56">
            <w:pPr>
              <w:jc w:val="right"/>
              <w:rPr>
                <w:color w:val="000000"/>
                <w:sz w:val="22"/>
                <w:szCs w:val="22"/>
              </w:rPr>
            </w:pPr>
            <w:r w:rsidRPr="005C52B8">
              <w:rPr>
                <w:color w:val="000000"/>
                <w:sz w:val="22"/>
                <w:szCs w:val="22"/>
              </w:rPr>
              <w:t>6</w:t>
            </w:r>
          </w:p>
        </w:tc>
        <w:tc>
          <w:tcPr>
            <w:tcW w:w="964" w:type="dxa"/>
            <w:noWrap/>
            <w:hideMark/>
          </w:tcPr>
          <w:p w14:paraId="7338EB56" w14:textId="77777777" w:rsidR="002C3E56" w:rsidRPr="005C52B8" w:rsidRDefault="002C3E56" w:rsidP="00004DED">
            <w:pPr>
              <w:jc w:val="center"/>
              <w:rPr>
                <w:color w:val="000000"/>
                <w:sz w:val="22"/>
                <w:szCs w:val="22"/>
              </w:rPr>
            </w:pPr>
            <w:r w:rsidRPr="005C52B8">
              <w:rPr>
                <w:color w:val="000000"/>
                <w:sz w:val="22"/>
                <w:szCs w:val="22"/>
              </w:rPr>
              <w:t>-225.49</w:t>
            </w:r>
          </w:p>
        </w:tc>
        <w:tc>
          <w:tcPr>
            <w:tcW w:w="990" w:type="dxa"/>
            <w:noWrap/>
            <w:hideMark/>
          </w:tcPr>
          <w:p w14:paraId="69A941D8"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noWrap/>
            <w:hideMark/>
          </w:tcPr>
          <w:p w14:paraId="1D4FE233" w14:textId="77777777" w:rsidR="002C3E56" w:rsidRPr="005C52B8" w:rsidRDefault="002C3E56" w:rsidP="00004DED">
            <w:pPr>
              <w:jc w:val="center"/>
              <w:rPr>
                <w:color w:val="000000"/>
                <w:sz w:val="22"/>
                <w:szCs w:val="22"/>
              </w:rPr>
            </w:pPr>
            <w:r w:rsidRPr="005C52B8">
              <w:rPr>
                <w:color w:val="000000"/>
                <w:sz w:val="22"/>
                <w:szCs w:val="22"/>
              </w:rPr>
              <w:t>-188.47</w:t>
            </w:r>
          </w:p>
        </w:tc>
        <w:tc>
          <w:tcPr>
            <w:tcW w:w="964" w:type="dxa"/>
            <w:noWrap/>
            <w:hideMark/>
          </w:tcPr>
          <w:p w14:paraId="1CA57321" w14:textId="77777777" w:rsidR="002C3E56" w:rsidRPr="005C52B8" w:rsidRDefault="002C3E56" w:rsidP="00004DED">
            <w:pPr>
              <w:jc w:val="center"/>
              <w:rPr>
                <w:color w:val="000000"/>
                <w:sz w:val="22"/>
                <w:szCs w:val="22"/>
              </w:rPr>
            </w:pPr>
            <w:r w:rsidRPr="005C52B8">
              <w:rPr>
                <w:color w:val="000000"/>
                <w:sz w:val="22"/>
                <w:szCs w:val="22"/>
              </w:rPr>
              <w:t>462.98</w:t>
            </w:r>
          </w:p>
        </w:tc>
        <w:tc>
          <w:tcPr>
            <w:tcW w:w="964" w:type="dxa"/>
            <w:noWrap/>
            <w:hideMark/>
          </w:tcPr>
          <w:p w14:paraId="123E8019" w14:textId="77777777" w:rsidR="002C3E56" w:rsidRPr="005C52B8" w:rsidRDefault="002C3E56" w:rsidP="00004DED">
            <w:pPr>
              <w:jc w:val="center"/>
              <w:rPr>
                <w:color w:val="000000"/>
                <w:sz w:val="22"/>
                <w:szCs w:val="22"/>
              </w:rPr>
            </w:pPr>
            <w:r w:rsidRPr="005C52B8">
              <w:rPr>
                <w:color w:val="000000"/>
                <w:sz w:val="22"/>
                <w:szCs w:val="22"/>
              </w:rPr>
              <w:t>6.27</w:t>
            </w:r>
          </w:p>
        </w:tc>
        <w:tc>
          <w:tcPr>
            <w:tcW w:w="964" w:type="dxa"/>
            <w:noWrap/>
            <w:hideMark/>
          </w:tcPr>
          <w:p w14:paraId="02C50106" w14:textId="77777777" w:rsidR="002C3E56" w:rsidRPr="005C52B8" w:rsidRDefault="002C3E56" w:rsidP="00004DED">
            <w:pPr>
              <w:jc w:val="center"/>
              <w:rPr>
                <w:color w:val="000000"/>
                <w:sz w:val="22"/>
                <w:szCs w:val="22"/>
              </w:rPr>
            </w:pPr>
            <w:r w:rsidRPr="005C52B8">
              <w:rPr>
                <w:color w:val="000000"/>
                <w:sz w:val="22"/>
                <w:szCs w:val="22"/>
              </w:rPr>
              <w:t>0.02</w:t>
            </w:r>
          </w:p>
        </w:tc>
      </w:tr>
      <w:tr w:rsidR="002C3E56" w:rsidRPr="005C52B8" w14:paraId="10A9B130" w14:textId="77777777" w:rsidTr="005C52B8">
        <w:trPr>
          <w:cantSplit/>
          <w:trHeight w:val="340"/>
        </w:trPr>
        <w:tc>
          <w:tcPr>
            <w:tcW w:w="1413" w:type="dxa"/>
            <w:vMerge/>
            <w:noWrap/>
            <w:textDirection w:val="btLr"/>
            <w:vAlign w:val="center"/>
            <w:hideMark/>
          </w:tcPr>
          <w:p w14:paraId="5051670D" w14:textId="5C7B8FF3" w:rsidR="002C3E56" w:rsidRPr="005C52B8" w:rsidRDefault="002C3E56" w:rsidP="002C3E56">
            <w:pPr>
              <w:ind w:left="113" w:right="113"/>
              <w:jc w:val="center"/>
              <w:rPr>
                <w:color w:val="000000"/>
                <w:sz w:val="22"/>
                <w:szCs w:val="22"/>
              </w:rPr>
            </w:pPr>
          </w:p>
        </w:tc>
        <w:tc>
          <w:tcPr>
            <w:tcW w:w="1276" w:type="dxa"/>
            <w:noWrap/>
            <w:hideMark/>
          </w:tcPr>
          <w:p w14:paraId="5DEB3E87" w14:textId="77777777" w:rsidR="002C3E56" w:rsidRPr="005C52B8" w:rsidRDefault="002C3E56">
            <w:pPr>
              <w:rPr>
                <w:color w:val="000000"/>
                <w:sz w:val="22"/>
                <w:szCs w:val="22"/>
              </w:rPr>
            </w:pPr>
            <w:r w:rsidRPr="005C52B8">
              <w:rPr>
                <w:color w:val="000000"/>
                <w:sz w:val="22"/>
                <w:szCs w:val="22"/>
              </w:rPr>
              <w:t>OUA</w:t>
            </w:r>
          </w:p>
        </w:tc>
        <w:tc>
          <w:tcPr>
            <w:tcW w:w="560" w:type="dxa"/>
            <w:noWrap/>
            <w:hideMark/>
          </w:tcPr>
          <w:p w14:paraId="24CAB4F6" w14:textId="77777777" w:rsidR="002C3E56" w:rsidRPr="005C52B8" w:rsidRDefault="002C3E56">
            <w:pPr>
              <w:jc w:val="right"/>
              <w:rPr>
                <w:color w:val="000000"/>
                <w:sz w:val="22"/>
                <w:szCs w:val="22"/>
              </w:rPr>
            </w:pPr>
            <w:r w:rsidRPr="005C52B8">
              <w:rPr>
                <w:color w:val="000000"/>
                <w:sz w:val="22"/>
                <w:szCs w:val="22"/>
              </w:rPr>
              <w:t>6</w:t>
            </w:r>
          </w:p>
        </w:tc>
        <w:tc>
          <w:tcPr>
            <w:tcW w:w="964" w:type="dxa"/>
            <w:noWrap/>
            <w:hideMark/>
          </w:tcPr>
          <w:p w14:paraId="0F8CF4C5" w14:textId="77777777" w:rsidR="002C3E56" w:rsidRPr="005C52B8" w:rsidRDefault="002C3E56" w:rsidP="00004DED">
            <w:pPr>
              <w:jc w:val="center"/>
              <w:rPr>
                <w:color w:val="000000"/>
                <w:sz w:val="22"/>
                <w:szCs w:val="22"/>
              </w:rPr>
            </w:pPr>
            <w:r w:rsidRPr="005C52B8">
              <w:rPr>
                <w:color w:val="000000"/>
                <w:sz w:val="22"/>
                <w:szCs w:val="22"/>
              </w:rPr>
              <w:t>-224.95</w:t>
            </w:r>
          </w:p>
        </w:tc>
        <w:tc>
          <w:tcPr>
            <w:tcW w:w="990" w:type="dxa"/>
            <w:noWrap/>
            <w:hideMark/>
          </w:tcPr>
          <w:p w14:paraId="2D96F445" w14:textId="77777777" w:rsidR="002C3E56" w:rsidRPr="005C52B8" w:rsidRDefault="002C3E56" w:rsidP="00004DED">
            <w:pPr>
              <w:jc w:val="center"/>
              <w:rPr>
                <w:color w:val="000000"/>
                <w:sz w:val="22"/>
                <w:szCs w:val="22"/>
              </w:rPr>
            </w:pPr>
            <w:r w:rsidRPr="005C52B8">
              <w:rPr>
                <w:color w:val="000000"/>
                <w:sz w:val="22"/>
                <w:szCs w:val="22"/>
              </w:rPr>
              <w:t>-32.58</w:t>
            </w:r>
          </w:p>
        </w:tc>
        <w:tc>
          <w:tcPr>
            <w:tcW w:w="1017" w:type="dxa"/>
            <w:noWrap/>
            <w:hideMark/>
          </w:tcPr>
          <w:p w14:paraId="1325D894" w14:textId="77777777" w:rsidR="002C3E56" w:rsidRPr="005C52B8" w:rsidRDefault="002C3E56" w:rsidP="00004DED">
            <w:pPr>
              <w:jc w:val="center"/>
              <w:rPr>
                <w:color w:val="000000"/>
                <w:sz w:val="22"/>
                <w:szCs w:val="22"/>
              </w:rPr>
            </w:pPr>
            <w:r w:rsidRPr="005C52B8">
              <w:rPr>
                <w:color w:val="000000"/>
                <w:sz w:val="22"/>
                <w:szCs w:val="22"/>
              </w:rPr>
              <w:t>-189.48</w:t>
            </w:r>
          </w:p>
        </w:tc>
        <w:tc>
          <w:tcPr>
            <w:tcW w:w="964" w:type="dxa"/>
            <w:noWrap/>
            <w:hideMark/>
          </w:tcPr>
          <w:p w14:paraId="2DF2739E" w14:textId="77777777" w:rsidR="002C3E56" w:rsidRPr="005C52B8" w:rsidRDefault="002C3E56" w:rsidP="00004DED">
            <w:pPr>
              <w:jc w:val="center"/>
              <w:rPr>
                <w:color w:val="000000"/>
                <w:sz w:val="22"/>
                <w:szCs w:val="22"/>
              </w:rPr>
            </w:pPr>
            <w:r w:rsidRPr="005C52B8">
              <w:rPr>
                <w:color w:val="000000"/>
                <w:sz w:val="22"/>
                <w:szCs w:val="22"/>
              </w:rPr>
              <w:t>461.9</w:t>
            </w:r>
          </w:p>
        </w:tc>
        <w:tc>
          <w:tcPr>
            <w:tcW w:w="964" w:type="dxa"/>
            <w:noWrap/>
            <w:hideMark/>
          </w:tcPr>
          <w:p w14:paraId="494A43AC" w14:textId="77777777" w:rsidR="002C3E56" w:rsidRPr="005C52B8" w:rsidRDefault="002C3E56" w:rsidP="00004DED">
            <w:pPr>
              <w:jc w:val="center"/>
              <w:rPr>
                <w:color w:val="000000"/>
                <w:sz w:val="22"/>
                <w:szCs w:val="22"/>
              </w:rPr>
            </w:pPr>
            <w:r w:rsidRPr="005C52B8">
              <w:rPr>
                <w:color w:val="000000"/>
                <w:sz w:val="22"/>
                <w:szCs w:val="22"/>
              </w:rPr>
              <w:t>5.19</w:t>
            </w:r>
          </w:p>
        </w:tc>
        <w:tc>
          <w:tcPr>
            <w:tcW w:w="964" w:type="dxa"/>
            <w:noWrap/>
            <w:hideMark/>
          </w:tcPr>
          <w:p w14:paraId="4112FE11" w14:textId="77777777" w:rsidR="002C3E56" w:rsidRPr="005C52B8" w:rsidRDefault="002C3E56" w:rsidP="00004DED">
            <w:pPr>
              <w:jc w:val="center"/>
              <w:rPr>
                <w:color w:val="000000"/>
                <w:sz w:val="22"/>
                <w:szCs w:val="22"/>
              </w:rPr>
            </w:pPr>
            <w:r w:rsidRPr="005C52B8">
              <w:rPr>
                <w:color w:val="000000"/>
                <w:sz w:val="22"/>
                <w:szCs w:val="22"/>
              </w:rPr>
              <w:t>0.03</w:t>
            </w:r>
          </w:p>
        </w:tc>
      </w:tr>
      <w:tr w:rsidR="002C3E56" w:rsidRPr="005C52B8" w14:paraId="4FB9A1FA" w14:textId="77777777" w:rsidTr="005C52B8">
        <w:trPr>
          <w:cantSplit/>
          <w:trHeight w:val="340"/>
        </w:trPr>
        <w:tc>
          <w:tcPr>
            <w:tcW w:w="1413" w:type="dxa"/>
            <w:vMerge/>
            <w:noWrap/>
            <w:textDirection w:val="btLr"/>
            <w:vAlign w:val="center"/>
            <w:hideMark/>
          </w:tcPr>
          <w:p w14:paraId="58FF3E33" w14:textId="236CF4F7" w:rsidR="002C3E56" w:rsidRPr="005C52B8" w:rsidRDefault="002C3E56" w:rsidP="002C3E56">
            <w:pPr>
              <w:ind w:left="113" w:right="113"/>
              <w:jc w:val="center"/>
              <w:rPr>
                <w:color w:val="000000"/>
                <w:sz w:val="22"/>
                <w:szCs w:val="22"/>
              </w:rPr>
            </w:pPr>
          </w:p>
        </w:tc>
        <w:tc>
          <w:tcPr>
            <w:tcW w:w="1276" w:type="dxa"/>
            <w:noWrap/>
            <w:hideMark/>
          </w:tcPr>
          <w:p w14:paraId="53021A78" w14:textId="77777777" w:rsidR="002C3E56" w:rsidRPr="005C52B8" w:rsidRDefault="002C3E56">
            <w:pPr>
              <w:rPr>
                <w:color w:val="000000"/>
                <w:sz w:val="22"/>
                <w:szCs w:val="22"/>
              </w:rPr>
            </w:pPr>
            <w:r w:rsidRPr="005C52B8">
              <w:rPr>
                <w:color w:val="000000"/>
                <w:sz w:val="22"/>
                <w:szCs w:val="22"/>
              </w:rPr>
              <w:t>OUM</w:t>
            </w:r>
          </w:p>
        </w:tc>
        <w:tc>
          <w:tcPr>
            <w:tcW w:w="560" w:type="dxa"/>
            <w:noWrap/>
            <w:hideMark/>
          </w:tcPr>
          <w:p w14:paraId="12BE55AC" w14:textId="77777777" w:rsidR="002C3E56" w:rsidRPr="005C52B8" w:rsidRDefault="002C3E56">
            <w:pPr>
              <w:jc w:val="right"/>
              <w:rPr>
                <w:color w:val="000000"/>
                <w:sz w:val="22"/>
                <w:szCs w:val="22"/>
              </w:rPr>
            </w:pPr>
            <w:r w:rsidRPr="005C52B8">
              <w:rPr>
                <w:color w:val="000000"/>
                <w:sz w:val="22"/>
                <w:szCs w:val="22"/>
              </w:rPr>
              <w:t>6</w:t>
            </w:r>
          </w:p>
        </w:tc>
        <w:tc>
          <w:tcPr>
            <w:tcW w:w="964" w:type="dxa"/>
            <w:noWrap/>
            <w:hideMark/>
          </w:tcPr>
          <w:p w14:paraId="2AE9666D" w14:textId="77777777" w:rsidR="002C3E56" w:rsidRPr="005C52B8" w:rsidRDefault="002C3E56" w:rsidP="00004DED">
            <w:pPr>
              <w:jc w:val="center"/>
              <w:rPr>
                <w:color w:val="000000"/>
                <w:sz w:val="22"/>
                <w:szCs w:val="22"/>
              </w:rPr>
            </w:pPr>
            <w:r w:rsidRPr="005C52B8">
              <w:rPr>
                <w:color w:val="000000"/>
                <w:sz w:val="22"/>
                <w:szCs w:val="22"/>
              </w:rPr>
              <w:t>-224.12</w:t>
            </w:r>
          </w:p>
        </w:tc>
        <w:tc>
          <w:tcPr>
            <w:tcW w:w="990" w:type="dxa"/>
            <w:noWrap/>
            <w:hideMark/>
          </w:tcPr>
          <w:p w14:paraId="570B2D40" w14:textId="77777777" w:rsidR="002C3E56" w:rsidRPr="005C52B8" w:rsidRDefault="002C3E56" w:rsidP="00004DED">
            <w:pPr>
              <w:jc w:val="center"/>
              <w:rPr>
                <w:color w:val="000000"/>
                <w:sz w:val="22"/>
                <w:szCs w:val="22"/>
              </w:rPr>
            </w:pPr>
            <w:r w:rsidRPr="005C52B8">
              <w:rPr>
                <w:color w:val="000000"/>
                <w:sz w:val="22"/>
                <w:szCs w:val="22"/>
              </w:rPr>
              <w:t>-32.57</w:t>
            </w:r>
          </w:p>
        </w:tc>
        <w:tc>
          <w:tcPr>
            <w:tcW w:w="1017" w:type="dxa"/>
            <w:noWrap/>
            <w:hideMark/>
          </w:tcPr>
          <w:p w14:paraId="62D3DF4B" w14:textId="77777777" w:rsidR="002C3E56" w:rsidRPr="005C52B8" w:rsidRDefault="002C3E56" w:rsidP="00004DED">
            <w:pPr>
              <w:jc w:val="center"/>
              <w:rPr>
                <w:color w:val="000000"/>
                <w:sz w:val="22"/>
                <w:szCs w:val="22"/>
              </w:rPr>
            </w:pPr>
            <w:r w:rsidRPr="005C52B8">
              <w:rPr>
                <w:color w:val="000000"/>
                <w:sz w:val="22"/>
                <w:szCs w:val="22"/>
              </w:rPr>
              <w:t>-187.79</w:t>
            </w:r>
          </w:p>
        </w:tc>
        <w:tc>
          <w:tcPr>
            <w:tcW w:w="964" w:type="dxa"/>
            <w:noWrap/>
            <w:hideMark/>
          </w:tcPr>
          <w:p w14:paraId="752A216D" w14:textId="77777777" w:rsidR="002C3E56" w:rsidRPr="005C52B8" w:rsidRDefault="002C3E56" w:rsidP="00004DED">
            <w:pPr>
              <w:jc w:val="center"/>
              <w:rPr>
                <w:color w:val="000000"/>
                <w:sz w:val="22"/>
                <w:szCs w:val="22"/>
              </w:rPr>
            </w:pPr>
            <w:r w:rsidRPr="005C52B8">
              <w:rPr>
                <w:color w:val="000000"/>
                <w:sz w:val="22"/>
                <w:szCs w:val="22"/>
              </w:rPr>
              <w:t>460.24</w:t>
            </w:r>
          </w:p>
        </w:tc>
        <w:tc>
          <w:tcPr>
            <w:tcW w:w="964" w:type="dxa"/>
            <w:noWrap/>
            <w:hideMark/>
          </w:tcPr>
          <w:p w14:paraId="6C5142FD" w14:textId="77777777" w:rsidR="002C3E56" w:rsidRPr="005C52B8" w:rsidRDefault="002C3E56" w:rsidP="00004DED">
            <w:pPr>
              <w:jc w:val="center"/>
              <w:rPr>
                <w:color w:val="000000"/>
                <w:sz w:val="22"/>
                <w:szCs w:val="22"/>
              </w:rPr>
            </w:pPr>
            <w:r w:rsidRPr="005C52B8">
              <w:rPr>
                <w:color w:val="000000"/>
                <w:sz w:val="22"/>
                <w:szCs w:val="22"/>
              </w:rPr>
              <w:t>3.53</w:t>
            </w:r>
          </w:p>
        </w:tc>
        <w:tc>
          <w:tcPr>
            <w:tcW w:w="964" w:type="dxa"/>
            <w:noWrap/>
            <w:hideMark/>
          </w:tcPr>
          <w:p w14:paraId="0483CF70" w14:textId="77777777" w:rsidR="002C3E56" w:rsidRPr="005C52B8" w:rsidRDefault="002C3E56" w:rsidP="00004DED">
            <w:pPr>
              <w:jc w:val="center"/>
              <w:rPr>
                <w:color w:val="000000"/>
                <w:sz w:val="22"/>
                <w:szCs w:val="22"/>
              </w:rPr>
            </w:pPr>
            <w:r w:rsidRPr="005C52B8">
              <w:rPr>
                <w:color w:val="000000"/>
                <w:sz w:val="22"/>
                <w:szCs w:val="22"/>
              </w:rPr>
              <w:t>0.07</w:t>
            </w:r>
          </w:p>
        </w:tc>
      </w:tr>
      <w:tr w:rsidR="002C3E56" w:rsidRPr="005C52B8" w14:paraId="68002042" w14:textId="77777777" w:rsidTr="005C52B8">
        <w:trPr>
          <w:cantSplit/>
          <w:trHeight w:val="340"/>
        </w:trPr>
        <w:tc>
          <w:tcPr>
            <w:tcW w:w="1413" w:type="dxa"/>
            <w:vMerge/>
            <w:noWrap/>
            <w:textDirection w:val="btLr"/>
            <w:vAlign w:val="center"/>
            <w:hideMark/>
          </w:tcPr>
          <w:p w14:paraId="1F87C6B1" w14:textId="58AAFF3C" w:rsidR="002C3E56" w:rsidRPr="005C52B8" w:rsidRDefault="002C3E56" w:rsidP="002C3E56">
            <w:pPr>
              <w:ind w:left="113" w:right="113"/>
              <w:jc w:val="center"/>
              <w:rPr>
                <w:color w:val="000000"/>
                <w:sz w:val="22"/>
                <w:szCs w:val="22"/>
              </w:rPr>
            </w:pPr>
          </w:p>
        </w:tc>
        <w:tc>
          <w:tcPr>
            <w:tcW w:w="1276" w:type="dxa"/>
            <w:noWrap/>
            <w:hideMark/>
          </w:tcPr>
          <w:p w14:paraId="36DE4A18" w14:textId="77777777" w:rsidR="002C3E56" w:rsidRPr="005C52B8" w:rsidRDefault="002C3E56">
            <w:pPr>
              <w:rPr>
                <w:b/>
                <w:bCs/>
                <w:i/>
                <w:iCs/>
                <w:color w:val="000000"/>
                <w:sz w:val="22"/>
                <w:szCs w:val="22"/>
              </w:rPr>
            </w:pPr>
            <w:r w:rsidRPr="005C52B8">
              <w:rPr>
                <w:b/>
                <w:bCs/>
                <w:i/>
                <w:iCs/>
                <w:color w:val="000000"/>
                <w:sz w:val="22"/>
                <w:szCs w:val="22"/>
              </w:rPr>
              <w:t>OUVA</w:t>
            </w:r>
          </w:p>
        </w:tc>
        <w:tc>
          <w:tcPr>
            <w:tcW w:w="560" w:type="dxa"/>
            <w:noWrap/>
            <w:hideMark/>
          </w:tcPr>
          <w:p w14:paraId="08CD53BD" w14:textId="77777777" w:rsidR="002C3E56" w:rsidRPr="005C52B8" w:rsidRDefault="002C3E56">
            <w:pPr>
              <w:jc w:val="right"/>
              <w:rPr>
                <w:b/>
                <w:bCs/>
                <w:i/>
                <w:iCs/>
                <w:color w:val="000000"/>
                <w:sz w:val="22"/>
                <w:szCs w:val="22"/>
              </w:rPr>
            </w:pPr>
            <w:r w:rsidRPr="005C52B8">
              <w:rPr>
                <w:b/>
                <w:bCs/>
                <w:i/>
                <w:iCs/>
                <w:color w:val="000000"/>
                <w:sz w:val="22"/>
                <w:szCs w:val="22"/>
              </w:rPr>
              <w:t>7</w:t>
            </w:r>
          </w:p>
        </w:tc>
        <w:tc>
          <w:tcPr>
            <w:tcW w:w="964" w:type="dxa"/>
            <w:noWrap/>
            <w:hideMark/>
          </w:tcPr>
          <w:p w14:paraId="4812250B" w14:textId="77777777" w:rsidR="002C3E56" w:rsidRPr="005C52B8" w:rsidRDefault="002C3E56" w:rsidP="00004DED">
            <w:pPr>
              <w:jc w:val="center"/>
              <w:rPr>
                <w:b/>
                <w:bCs/>
                <w:i/>
                <w:iCs/>
                <w:color w:val="000000"/>
                <w:sz w:val="22"/>
                <w:szCs w:val="22"/>
              </w:rPr>
            </w:pPr>
            <w:r w:rsidRPr="005C52B8">
              <w:rPr>
                <w:b/>
                <w:bCs/>
                <w:i/>
                <w:iCs/>
                <w:color w:val="000000"/>
                <w:sz w:val="22"/>
                <w:szCs w:val="22"/>
              </w:rPr>
              <w:t>-221.62</w:t>
            </w:r>
          </w:p>
        </w:tc>
        <w:tc>
          <w:tcPr>
            <w:tcW w:w="990" w:type="dxa"/>
            <w:noWrap/>
            <w:hideMark/>
          </w:tcPr>
          <w:p w14:paraId="7B23F75A" w14:textId="77777777" w:rsidR="002C3E56" w:rsidRPr="005C52B8" w:rsidRDefault="002C3E56" w:rsidP="00004DED">
            <w:pPr>
              <w:jc w:val="center"/>
              <w:rPr>
                <w:b/>
                <w:bCs/>
                <w:i/>
                <w:iCs/>
                <w:color w:val="000000"/>
                <w:sz w:val="22"/>
                <w:szCs w:val="22"/>
              </w:rPr>
            </w:pPr>
            <w:r w:rsidRPr="005C52B8">
              <w:rPr>
                <w:b/>
                <w:bCs/>
                <w:i/>
                <w:iCs/>
                <w:color w:val="000000"/>
                <w:sz w:val="22"/>
                <w:szCs w:val="22"/>
              </w:rPr>
              <w:t>-32.58</w:t>
            </w:r>
          </w:p>
        </w:tc>
        <w:tc>
          <w:tcPr>
            <w:tcW w:w="1017" w:type="dxa"/>
            <w:noWrap/>
            <w:hideMark/>
          </w:tcPr>
          <w:p w14:paraId="2DD5282A" w14:textId="77777777" w:rsidR="002C3E56" w:rsidRPr="005C52B8" w:rsidRDefault="002C3E56" w:rsidP="00004DED">
            <w:pPr>
              <w:jc w:val="center"/>
              <w:rPr>
                <w:b/>
                <w:bCs/>
                <w:i/>
                <w:iCs/>
                <w:color w:val="000000"/>
                <w:sz w:val="22"/>
                <w:szCs w:val="22"/>
              </w:rPr>
            </w:pPr>
            <w:r w:rsidRPr="005C52B8">
              <w:rPr>
                <w:b/>
                <w:bCs/>
                <w:i/>
                <w:iCs/>
                <w:color w:val="000000"/>
                <w:sz w:val="22"/>
                <w:szCs w:val="22"/>
              </w:rPr>
              <w:t>-184.44</w:t>
            </w:r>
          </w:p>
        </w:tc>
        <w:tc>
          <w:tcPr>
            <w:tcW w:w="964" w:type="dxa"/>
            <w:noWrap/>
            <w:hideMark/>
          </w:tcPr>
          <w:p w14:paraId="65729F75" w14:textId="77777777" w:rsidR="002C3E56" w:rsidRPr="005C52B8" w:rsidRDefault="002C3E56" w:rsidP="00004DED">
            <w:pPr>
              <w:jc w:val="center"/>
              <w:rPr>
                <w:b/>
                <w:bCs/>
                <w:i/>
                <w:iCs/>
                <w:color w:val="000000"/>
                <w:sz w:val="22"/>
                <w:szCs w:val="22"/>
              </w:rPr>
            </w:pPr>
            <w:r w:rsidRPr="005C52B8">
              <w:rPr>
                <w:b/>
                <w:bCs/>
                <w:i/>
                <w:iCs/>
                <w:color w:val="000000"/>
                <w:sz w:val="22"/>
                <w:szCs w:val="22"/>
              </w:rPr>
              <w:t>457.24</w:t>
            </w:r>
          </w:p>
        </w:tc>
        <w:tc>
          <w:tcPr>
            <w:tcW w:w="964" w:type="dxa"/>
            <w:noWrap/>
            <w:hideMark/>
          </w:tcPr>
          <w:p w14:paraId="795C414A" w14:textId="77777777" w:rsidR="002C3E56" w:rsidRPr="005C52B8" w:rsidRDefault="002C3E56" w:rsidP="00004DED">
            <w:pPr>
              <w:jc w:val="center"/>
              <w:rPr>
                <w:b/>
                <w:bCs/>
                <w:i/>
                <w:iCs/>
                <w:color w:val="000000"/>
                <w:sz w:val="22"/>
                <w:szCs w:val="22"/>
              </w:rPr>
            </w:pPr>
            <w:r w:rsidRPr="005C52B8">
              <w:rPr>
                <w:b/>
                <w:bCs/>
                <w:i/>
                <w:iCs/>
                <w:color w:val="000000"/>
                <w:sz w:val="22"/>
                <w:szCs w:val="22"/>
              </w:rPr>
              <w:t>0.53</w:t>
            </w:r>
          </w:p>
        </w:tc>
        <w:tc>
          <w:tcPr>
            <w:tcW w:w="964" w:type="dxa"/>
            <w:noWrap/>
            <w:hideMark/>
          </w:tcPr>
          <w:p w14:paraId="6341A266" w14:textId="77777777" w:rsidR="002C3E56" w:rsidRPr="005C52B8" w:rsidRDefault="002C3E56" w:rsidP="00004DED">
            <w:pPr>
              <w:jc w:val="center"/>
              <w:rPr>
                <w:b/>
                <w:bCs/>
                <w:i/>
                <w:iCs/>
                <w:color w:val="000000"/>
                <w:sz w:val="22"/>
                <w:szCs w:val="22"/>
              </w:rPr>
            </w:pPr>
            <w:r w:rsidRPr="005C52B8">
              <w:rPr>
                <w:b/>
                <w:bCs/>
                <w:i/>
                <w:iCs/>
                <w:color w:val="000000"/>
                <w:sz w:val="22"/>
                <w:szCs w:val="22"/>
              </w:rPr>
              <w:t>0.32</w:t>
            </w:r>
          </w:p>
        </w:tc>
      </w:tr>
      <w:tr w:rsidR="002C3E56" w:rsidRPr="005C52B8" w14:paraId="23537EAA" w14:textId="77777777" w:rsidTr="005C52B8">
        <w:trPr>
          <w:cantSplit/>
          <w:trHeight w:val="340"/>
        </w:trPr>
        <w:tc>
          <w:tcPr>
            <w:tcW w:w="1413" w:type="dxa"/>
            <w:vMerge/>
            <w:noWrap/>
            <w:textDirection w:val="btLr"/>
            <w:vAlign w:val="center"/>
            <w:hideMark/>
          </w:tcPr>
          <w:p w14:paraId="67E271D2" w14:textId="506DB264" w:rsidR="002C3E56" w:rsidRPr="005C52B8" w:rsidRDefault="002C3E56" w:rsidP="002C3E56">
            <w:pPr>
              <w:ind w:left="113" w:right="113"/>
              <w:jc w:val="center"/>
              <w:rPr>
                <w:color w:val="000000"/>
                <w:sz w:val="22"/>
                <w:szCs w:val="22"/>
              </w:rPr>
            </w:pPr>
          </w:p>
        </w:tc>
        <w:tc>
          <w:tcPr>
            <w:tcW w:w="1276" w:type="dxa"/>
            <w:noWrap/>
            <w:hideMark/>
          </w:tcPr>
          <w:p w14:paraId="75356A11" w14:textId="77777777" w:rsidR="002C3E56" w:rsidRPr="005C52B8" w:rsidRDefault="002C3E56">
            <w:pPr>
              <w:rPr>
                <w:color w:val="000000"/>
                <w:sz w:val="22"/>
                <w:szCs w:val="22"/>
              </w:rPr>
            </w:pPr>
            <w:r w:rsidRPr="005C52B8">
              <w:rPr>
                <w:color w:val="000000"/>
                <w:sz w:val="22"/>
                <w:szCs w:val="22"/>
              </w:rPr>
              <w:t>OUMV</w:t>
            </w:r>
          </w:p>
        </w:tc>
        <w:tc>
          <w:tcPr>
            <w:tcW w:w="560" w:type="dxa"/>
            <w:noWrap/>
            <w:hideMark/>
          </w:tcPr>
          <w:p w14:paraId="1D32F3C8" w14:textId="77777777" w:rsidR="002C3E56" w:rsidRPr="005C52B8" w:rsidRDefault="002C3E56">
            <w:pPr>
              <w:jc w:val="right"/>
              <w:rPr>
                <w:color w:val="000000"/>
                <w:sz w:val="22"/>
                <w:szCs w:val="22"/>
              </w:rPr>
            </w:pPr>
            <w:r w:rsidRPr="005C52B8">
              <w:rPr>
                <w:color w:val="000000"/>
                <w:sz w:val="22"/>
                <w:szCs w:val="22"/>
              </w:rPr>
              <w:t>7</w:t>
            </w:r>
          </w:p>
        </w:tc>
        <w:tc>
          <w:tcPr>
            <w:tcW w:w="964" w:type="dxa"/>
            <w:noWrap/>
            <w:hideMark/>
          </w:tcPr>
          <w:p w14:paraId="46BEFED2" w14:textId="77777777" w:rsidR="002C3E56" w:rsidRPr="005C52B8" w:rsidRDefault="002C3E56" w:rsidP="00004DED">
            <w:pPr>
              <w:jc w:val="center"/>
              <w:rPr>
                <w:color w:val="000000"/>
                <w:sz w:val="22"/>
                <w:szCs w:val="22"/>
              </w:rPr>
            </w:pPr>
            <w:r w:rsidRPr="005C52B8">
              <w:rPr>
                <w:color w:val="000000"/>
                <w:sz w:val="22"/>
                <w:szCs w:val="22"/>
              </w:rPr>
              <w:t>-224.05</w:t>
            </w:r>
          </w:p>
        </w:tc>
        <w:tc>
          <w:tcPr>
            <w:tcW w:w="990" w:type="dxa"/>
            <w:noWrap/>
            <w:hideMark/>
          </w:tcPr>
          <w:p w14:paraId="28429CDA"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noWrap/>
            <w:hideMark/>
          </w:tcPr>
          <w:p w14:paraId="1E881384" w14:textId="77777777" w:rsidR="002C3E56" w:rsidRPr="005C52B8" w:rsidRDefault="002C3E56" w:rsidP="00004DED">
            <w:pPr>
              <w:jc w:val="center"/>
              <w:rPr>
                <w:color w:val="000000"/>
                <w:sz w:val="22"/>
                <w:szCs w:val="22"/>
              </w:rPr>
            </w:pPr>
            <w:r w:rsidRPr="005C52B8">
              <w:rPr>
                <w:color w:val="000000"/>
                <w:sz w:val="22"/>
                <w:szCs w:val="22"/>
              </w:rPr>
              <w:t>-188.15</w:t>
            </w:r>
          </w:p>
        </w:tc>
        <w:tc>
          <w:tcPr>
            <w:tcW w:w="964" w:type="dxa"/>
            <w:noWrap/>
            <w:hideMark/>
          </w:tcPr>
          <w:p w14:paraId="65616AE5" w14:textId="4A1073F2" w:rsidR="002C3E56" w:rsidRPr="005C52B8" w:rsidRDefault="002C3E56" w:rsidP="00004DED">
            <w:pPr>
              <w:jc w:val="center"/>
              <w:rPr>
                <w:color w:val="000000"/>
                <w:sz w:val="22"/>
                <w:szCs w:val="22"/>
              </w:rPr>
            </w:pPr>
            <w:r w:rsidRPr="005C52B8">
              <w:rPr>
                <w:color w:val="000000"/>
                <w:sz w:val="22"/>
                <w:szCs w:val="22"/>
              </w:rPr>
              <w:t>462.1</w:t>
            </w:r>
            <w:ins w:id="164" w:author="O'Meara, Brian C" w:date="2022-07-06T11:50:00Z">
              <w:r w:rsidR="00AD146C">
                <w:rPr>
                  <w:color w:val="000000"/>
                  <w:sz w:val="22"/>
                  <w:szCs w:val="22"/>
                </w:rPr>
                <w:t>0</w:t>
              </w:r>
            </w:ins>
          </w:p>
        </w:tc>
        <w:tc>
          <w:tcPr>
            <w:tcW w:w="964" w:type="dxa"/>
            <w:noWrap/>
            <w:hideMark/>
          </w:tcPr>
          <w:p w14:paraId="654EB904" w14:textId="77777777" w:rsidR="002C3E56" w:rsidRPr="005C52B8" w:rsidRDefault="002C3E56" w:rsidP="00004DED">
            <w:pPr>
              <w:jc w:val="center"/>
              <w:rPr>
                <w:color w:val="000000"/>
                <w:sz w:val="22"/>
                <w:szCs w:val="22"/>
              </w:rPr>
            </w:pPr>
            <w:r w:rsidRPr="005C52B8">
              <w:rPr>
                <w:color w:val="000000"/>
                <w:sz w:val="22"/>
                <w:szCs w:val="22"/>
              </w:rPr>
              <w:t>5.39</w:t>
            </w:r>
          </w:p>
        </w:tc>
        <w:tc>
          <w:tcPr>
            <w:tcW w:w="964" w:type="dxa"/>
            <w:noWrap/>
            <w:hideMark/>
          </w:tcPr>
          <w:p w14:paraId="181CC8E4" w14:textId="77777777" w:rsidR="002C3E56" w:rsidRPr="005C52B8" w:rsidRDefault="002C3E56" w:rsidP="00004DED">
            <w:pPr>
              <w:jc w:val="center"/>
              <w:rPr>
                <w:color w:val="000000"/>
                <w:sz w:val="22"/>
                <w:szCs w:val="22"/>
              </w:rPr>
            </w:pPr>
            <w:r w:rsidRPr="005C52B8">
              <w:rPr>
                <w:color w:val="000000"/>
                <w:sz w:val="22"/>
                <w:szCs w:val="22"/>
              </w:rPr>
              <w:t>0.03</w:t>
            </w:r>
          </w:p>
        </w:tc>
      </w:tr>
      <w:tr w:rsidR="002C3E56" w:rsidRPr="005C52B8" w14:paraId="043BF435" w14:textId="77777777" w:rsidTr="005C52B8">
        <w:trPr>
          <w:cantSplit/>
          <w:trHeight w:val="340"/>
        </w:trPr>
        <w:tc>
          <w:tcPr>
            <w:tcW w:w="1413" w:type="dxa"/>
            <w:vMerge/>
            <w:noWrap/>
            <w:textDirection w:val="btLr"/>
            <w:vAlign w:val="center"/>
            <w:hideMark/>
          </w:tcPr>
          <w:p w14:paraId="552EFD33" w14:textId="46B671DA" w:rsidR="002C3E56" w:rsidRPr="005C52B8" w:rsidRDefault="002C3E56" w:rsidP="002C3E56">
            <w:pPr>
              <w:ind w:left="113" w:right="113"/>
              <w:jc w:val="center"/>
              <w:rPr>
                <w:color w:val="000000"/>
                <w:sz w:val="22"/>
                <w:szCs w:val="22"/>
              </w:rPr>
            </w:pPr>
          </w:p>
        </w:tc>
        <w:tc>
          <w:tcPr>
            <w:tcW w:w="1276" w:type="dxa"/>
            <w:noWrap/>
            <w:hideMark/>
          </w:tcPr>
          <w:p w14:paraId="06B46546" w14:textId="77777777" w:rsidR="002C3E56" w:rsidRPr="005C52B8" w:rsidRDefault="002C3E56">
            <w:pPr>
              <w:rPr>
                <w:color w:val="000000"/>
                <w:sz w:val="22"/>
                <w:szCs w:val="22"/>
              </w:rPr>
            </w:pPr>
            <w:r w:rsidRPr="005C52B8">
              <w:rPr>
                <w:color w:val="000000"/>
                <w:sz w:val="22"/>
                <w:szCs w:val="22"/>
              </w:rPr>
              <w:t>OUMA</w:t>
            </w:r>
          </w:p>
        </w:tc>
        <w:tc>
          <w:tcPr>
            <w:tcW w:w="560" w:type="dxa"/>
            <w:noWrap/>
            <w:hideMark/>
          </w:tcPr>
          <w:p w14:paraId="519DD671" w14:textId="77777777" w:rsidR="002C3E56" w:rsidRPr="005C52B8" w:rsidRDefault="002C3E56">
            <w:pPr>
              <w:jc w:val="right"/>
              <w:rPr>
                <w:color w:val="000000"/>
                <w:sz w:val="22"/>
                <w:szCs w:val="22"/>
              </w:rPr>
            </w:pPr>
            <w:r w:rsidRPr="005C52B8">
              <w:rPr>
                <w:color w:val="000000"/>
                <w:sz w:val="22"/>
                <w:szCs w:val="22"/>
              </w:rPr>
              <w:t>7</w:t>
            </w:r>
          </w:p>
        </w:tc>
        <w:tc>
          <w:tcPr>
            <w:tcW w:w="964" w:type="dxa"/>
            <w:noWrap/>
            <w:hideMark/>
          </w:tcPr>
          <w:p w14:paraId="2F3886BE" w14:textId="77777777" w:rsidR="002C3E56" w:rsidRPr="005C52B8" w:rsidRDefault="002C3E56" w:rsidP="00004DED">
            <w:pPr>
              <w:jc w:val="center"/>
              <w:rPr>
                <w:color w:val="000000"/>
                <w:sz w:val="22"/>
                <w:szCs w:val="22"/>
              </w:rPr>
            </w:pPr>
            <w:r w:rsidRPr="005C52B8">
              <w:rPr>
                <w:color w:val="000000"/>
                <w:sz w:val="22"/>
                <w:szCs w:val="22"/>
              </w:rPr>
              <w:t>-223.21</w:t>
            </w:r>
          </w:p>
        </w:tc>
        <w:tc>
          <w:tcPr>
            <w:tcW w:w="990" w:type="dxa"/>
            <w:noWrap/>
            <w:hideMark/>
          </w:tcPr>
          <w:p w14:paraId="2695EAC3" w14:textId="77777777" w:rsidR="002C3E56" w:rsidRPr="005C52B8" w:rsidRDefault="002C3E56" w:rsidP="00004DED">
            <w:pPr>
              <w:jc w:val="center"/>
              <w:rPr>
                <w:color w:val="000000"/>
                <w:sz w:val="22"/>
                <w:szCs w:val="22"/>
              </w:rPr>
            </w:pPr>
            <w:r w:rsidRPr="005C52B8">
              <w:rPr>
                <w:color w:val="000000"/>
                <w:sz w:val="22"/>
                <w:szCs w:val="22"/>
              </w:rPr>
              <w:t>-32.58</w:t>
            </w:r>
          </w:p>
        </w:tc>
        <w:tc>
          <w:tcPr>
            <w:tcW w:w="1017" w:type="dxa"/>
            <w:noWrap/>
            <w:hideMark/>
          </w:tcPr>
          <w:p w14:paraId="605BF61B" w14:textId="77777777" w:rsidR="002C3E56" w:rsidRPr="005C52B8" w:rsidRDefault="002C3E56" w:rsidP="00004DED">
            <w:pPr>
              <w:jc w:val="center"/>
              <w:rPr>
                <w:color w:val="000000"/>
                <w:sz w:val="22"/>
                <w:szCs w:val="22"/>
              </w:rPr>
            </w:pPr>
            <w:r w:rsidRPr="005C52B8">
              <w:rPr>
                <w:color w:val="000000"/>
                <w:sz w:val="22"/>
                <w:szCs w:val="22"/>
              </w:rPr>
              <w:t>-187.97</w:t>
            </w:r>
          </w:p>
        </w:tc>
        <w:tc>
          <w:tcPr>
            <w:tcW w:w="964" w:type="dxa"/>
            <w:noWrap/>
            <w:hideMark/>
          </w:tcPr>
          <w:p w14:paraId="42FD5DA6" w14:textId="77777777" w:rsidR="002C3E56" w:rsidRPr="005C52B8" w:rsidRDefault="002C3E56" w:rsidP="00004DED">
            <w:pPr>
              <w:jc w:val="center"/>
              <w:rPr>
                <w:color w:val="000000"/>
                <w:sz w:val="22"/>
                <w:szCs w:val="22"/>
              </w:rPr>
            </w:pPr>
            <w:r w:rsidRPr="005C52B8">
              <w:rPr>
                <w:color w:val="000000"/>
                <w:sz w:val="22"/>
                <w:szCs w:val="22"/>
              </w:rPr>
              <w:t>460.42</w:t>
            </w:r>
          </w:p>
        </w:tc>
        <w:tc>
          <w:tcPr>
            <w:tcW w:w="964" w:type="dxa"/>
            <w:noWrap/>
            <w:hideMark/>
          </w:tcPr>
          <w:p w14:paraId="0CFE7C1B" w14:textId="77777777" w:rsidR="002C3E56" w:rsidRPr="005C52B8" w:rsidRDefault="002C3E56" w:rsidP="00004DED">
            <w:pPr>
              <w:jc w:val="center"/>
              <w:rPr>
                <w:color w:val="000000"/>
                <w:sz w:val="22"/>
                <w:szCs w:val="22"/>
              </w:rPr>
            </w:pPr>
            <w:r w:rsidRPr="005C52B8">
              <w:rPr>
                <w:color w:val="000000"/>
                <w:sz w:val="22"/>
                <w:szCs w:val="22"/>
              </w:rPr>
              <w:t>3.71</w:t>
            </w:r>
          </w:p>
        </w:tc>
        <w:tc>
          <w:tcPr>
            <w:tcW w:w="964" w:type="dxa"/>
            <w:noWrap/>
            <w:hideMark/>
          </w:tcPr>
          <w:p w14:paraId="19EBC046" w14:textId="77777777" w:rsidR="002C3E56" w:rsidRPr="005C52B8" w:rsidRDefault="002C3E56" w:rsidP="00004DED">
            <w:pPr>
              <w:jc w:val="center"/>
              <w:rPr>
                <w:color w:val="000000"/>
                <w:sz w:val="22"/>
                <w:szCs w:val="22"/>
              </w:rPr>
            </w:pPr>
            <w:r w:rsidRPr="005C52B8">
              <w:rPr>
                <w:color w:val="000000"/>
                <w:sz w:val="22"/>
                <w:szCs w:val="22"/>
              </w:rPr>
              <w:t>0.06</w:t>
            </w:r>
          </w:p>
        </w:tc>
      </w:tr>
      <w:tr w:rsidR="002C3E56" w:rsidRPr="005C52B8" w14:paraId="1D789E44" w14:textId="77777777" w:rsidTr="005C52B8">
        <w:trPr>
          <w:cantSplit/>
          <w:trHeight w:val="340"/>
        </w:trPr>
        <w:tc>
          <w:tcPr>
            <w:tcW w:w="1413" w:type="dxa"/>
            <w:vMerge/>
            <w:noWrap/>
            <w:textDirection w:val="btLr"/>
            <w:vAlign w:val="center"/>
            <w:hideMark/>
          </w:tcPr>
          <w:p w14:paraId="0B144044" w14:textId="3E309C5D" w:rsidR="002C3E56" w:rsidRPr="005C52B8" w:rsidRDefault="002C3E56" w:rsidP="002C3E56">
            <w:pPr>
              <w:ind w:left="113" w:right="113"/>
              <w:jc w:val="center"/>
              <w:rPr>
                <w:color w:val="000000"/>
                <w:sz w:val="22"/>
                <w:szCs w:val="22"/>
              </w:rPr>
            </w:pPr>
          </w:p>
        </w:tc>
        <w:tc>
          <w:tcPr>
            <w:tcW w:w="1276" w:type="dxa"/>
            <w:noWrap/>
            <w:hideMark/>
          </w:tcPr>
          <w:p w14:paraId="22F22E39" w14:textId="77777777" w:rsidR="002C3E56" w:rsidRPr="005C52B8" w:rsidRDefault="002C3E56">
            <w:pPr>
              <w:rPr>
                <w:b/>
                <w:bCs/>
                <w:i/>
                <w:iCs/>
                <w:color w:val="000000"/>
                <w:sz w:val="22"/>
                <w:szCs w:val="22"/>
              </w:rPr>
            </w:pPr>
            <w:r w:rsidRPr="005C52B8">
              <w:rPr>
                <w:b/>
                <w:bCs/>
                <w:i/>
                <w:iCs/>
                <w:color w:val="000000"/>
                <w:sz w:val="22"/>
                <w:szCs w:val="22"/>
              </w:rPr>
              <w:t>OUMVA</w:t>
            </w:r>
          </w:p>
        </w:tc>
        <w:tc>
          <w:tcPr>
            <w:tcW w:w="560" w:type="dxa"/>
            <w:noWrap/>
            <w:hideMark/>
          </w:tcPr>
          <w:p w14:paraId="3FE3F90E" w14:textId="77777777" w:rsidR="002C3E56" w:rsidRPr="005C52B8" w:rsidRDefault="002C3E56">
            <w:pPr>
              <w:jc w:val="right"/>
              <w:rPr>
                <w:b/>
                <w:bCs/>
                <w:i/>
                <w:iCs/>
                <w:color w:val="000000"/>
                <w:sz w:val="22"/>
                <w:szCs w:val="22"/>
              </w:rPr>
            </w:pPr>
            <w:r w:rsidRPr="005C52B8">
              <w:rPr>
                <w:b/>
                <w:bCs/>
                <w:i/>
                <w:iCs/>
                <w:color w:val="000000"/>
                <w:sz w:val="22"/>
                <w:szCs w:val="22"/>
              </w:rPr>
              <w:t>8</w:t>
            </w:r>
          </w:p>
        </w:tc>
        <w:tc>
          <w:tcPr>
            <w:tcW w:w="964" w:type="dxa"/>
            <w:noWrap/>
            <w:hideMark/>
          </w:tcPr>
          <w:p w14:paraId="27D65857" w14:textId="77777777" w:rsidR="002C3E56" w:rsidRPr="005C52B8" w:rsidRDefault="002C3E56" w:rsidP="00004DED">
            <w:pPr>
              <w:jc w:val="center"/>
              <w:rPr>
                <w:b/>
                <w:bCs/>
                <w:i/>
                <w:iCs/>
                <w:color w:val="000000"/>
                <w:sz w:val="22"/>
                <w:szCs w:val="22"/>
              </w:rPr>
            </w:pPr>
            <w:r w:rsidRPr="005C52B8">
              <w:rPr>
                <w:b/>
                <w:bCs/>
                <w:i/>
                <w:iCs/>
                <w:color w:val="000000"/>
                <w:sz w:val="22"/>
                <w:szCs w:val="22"/>
              </w:rPr>
              <w:t>-220.35</w:t>
            </w:r>
          </w:p>
        </w:tc>
        <w:tc>
          <w:tcPr>
            <w:tcW w:w="990" w:type="dxa"/>
            <w:noWrap/>
            <w:hideMark/>
          </w:tcPr>
          <w:p w14:paraId="6507DBAB" w14:textId="4B8F5A4A" w:rsidR="002C3E56" w:rsidRPr="005C52B8" w:rsidRDefault="002C3E56" w:rsidP="00004DED">
            <w:pPr>
              <w:jc w:val="center"/>
              <w:rPr>
                <w:b/>
                <w:bCs/>
                <w:i/>
                <w:iCs/>
                <w:color w:val="000000"/>
                <w:sz w:val="22"/>
                <w:szCs w:val="22"/>
              </w:rPr>
            </w:pPr>
            <w:r w:rsidRPr="005C52B8">
              <w:rPr>
                <w:b/>
                <w:bCs/>
                <w:i/>
                <w:iCs/>
                <w:color w:val="000000"/>
                <w:sz w:val="22"/>
                <w:szCs w:val="22"/>
              </w:rPr>
              <w:t>-32.6</w:t>
            </w:r>
            <w:ins w:id="165" w:author="O'Meara, Brian C" w:date="2022-07-06T11:50:00Z">
              <w:r w:rsidR="00AD146C">
                <w:rPr>
                  <w:b/>
                  <w:bCs/>
                  <w:i/>
                  <w:iCs/>
                  <w:color w:val="000000"/>
                  <w:sz w:val="22"/>
                  <w:szCs w:val="22"/>
                </w:rPr>
                <w:t>0</w:t>
              </w:r>
            </w:ins>
          </w:p>
        </w:tc>
        <w:tc>
          <w:tcPr>
            <w:tcW w:w="1017" w:type="dxa"/>
            <w:noWrap/>
            <w:hideMark/>
          </w:tcPr>
          <w:p w14:paraId="798315B2" w14:textId="77777777" w:rsidR="002C3E56" w:rsidRPr="005C52B8" w:rsidRDefault="002C3E56" w:rsidP="00004DED">
            <w:pPr>
              <w:jc w:val="center"/>
              <w:rPr>
                <w:b/>
                <w:bCs/>
                <w:i/>
                <w:iCs/>
                <w:color w:val="000000"/>
                <w:sz w:val="22"/>
                <w:szCs w:val="22"/>
              </w:rPr>
            </w:pPr>
            <w:r w:rsidRPr="005C52B8">
              <w:rPr>
                <w:b/>
                <w:bCs/>
                <w:i/>
                <w:iCs/>
                <w:color w:val="000000"/>
                <w:sz w:val="22"/>
                <w:szCs w:val="22"/>
              </w:rPr>
              <w:t>-183.27</w:t>
            </w:r>
          </w:p>
        </w:tc>
        <w:tc>
          <w:tcPr>
            <w:tcW w:w="964" w:type="dxa"/>
            <w:noWrap/>
            <w:hideMark/>
          </w:tcPr>
          <w:p w14:paraId="34E4410E" w14:textId="77777777" w:rsidR="002C3E56" w:rsidRPr="005C52B8" w:rsidRDefault="002C3E56" w:rsidP="00004DED">
            <w:pPr>
              <w:jc w:val="center"/>
              <w:rPr>
                <w:b/>
                <w:bCs/>
                <w:i/>
                <w:iCs/>
                <w:color w:val="000000"/>
                <w:sz w:val="22"/>
                <w:szCs w:val="22"/>
              </w:rPr>
            </w:pPr>
            <w:r w:rsidRPr="005C52B8">
              <w:rPr>
                <w:b/>
                <w:bCs/>
                <w:i/>
                <w:iCs/>
                <w:color w:val="000000"/>
                <w:sz w:val="22"/>
                <w:szCs w:val="22"/>
              </w:rPr>
              <w:t>456.71</w:t>
            </w:r>
          </w:p>
        </w:tc>
        <w:tc>
          <w:tcPr>
            <w:tcW w:w="964" w:type="dxa"/>
            <w:noWrap/>
            <w:hideMark/>
          </w:tcPr>
          <w:p w14:paraId="33A08570" w14:textId="77777777" w:rsidR="002C3E56" w:rsidRPr="005C52B8" w:rsidRDefault="002C3E56" w:rsidP="00004DED">
            <w:pPr>
              <w:jc w:val="center"/>
              <w:rPr>
                <w:b/>
                <w:bCs/>
                <w:i/>
                <w:iCs/>
                <w:color w:val="000000"/>
                <w:sz w:val="22"/>
                <w:szCs w:val="22"/>
              </w:rPr>
            </w:pPr>
            <w:r w:rsidRPr="005C52B8">
              <w:rPr>
                <w:b/>
                <w:bCs/>
                <w:i/>
                <w:iCs/>
                <w:color w:val="000000"/>
                <w:sz w:val="22"/>
                <w:szCs w:val="22"/>
              </w:rPr>
              <w:t>0</w:t>
            </w:r>
          </w:p>
        </w:tc>
        <w:tc>
          <w:tcPr>
            <w:tcW w:w="964" w:type="dxa"/>
            <w:noWrap/>
            <w:hideMark/>
          </w:tcPr>
          <w:p w14:paraId="302BDAE0" w14:textId="77777777" w:rsidR="002C3E56" w:rsidRPr="005C52B8" w:rsidRDefault="002C3E56" w:rsidP="00004DED">
            <w:pPr>
              <w:jc w:val="center"/>
              <w:rPr>
                <w:b/>
                <w:bCs/>
                <w:i/>
                <w:iCs/>
                <w:color w:val="000000"/>
                <w:sz w:val="22"/>
                <w:szCs w:val="22"/>
              </w:rPr>
            </w:pPr>
            <w:r w:rsidRPr="005C52B8">
              <w:rPr>
                <w:b/>
                <w:bCs/>
                <w:i/>
                <w:iCs/>
                <w:color w:val="000000"/>
                <w:sz w:val="22"/>
                <w:szCs w:val="22"/>
              </w:rPr>
              <w:t>0.41</w:t>
            </w:r>
          </w:p>
        </w:tc>
      </w:tr>
      <w:tr w:rsidR="002C3E56" w:rsidRPr="005C52B8" w14:paraId="233B4217" w14:textId="77777777" w:rsidTr="005C52B8">
        <w:trPr>
          <w:cantSplit/>
          <w:trHeight w:val="340"/>
        </w:trPr>
        <w:tc>
          <w:tcPr>
            <w:tcW w:w="1413" w:type="dxa"/>
            <w:vMerge/>
            <w:noWrap/>
            <w:textDirection w:val="btLr"/>
            <w:vAlign w:val="center"/>
            <w:hideMark/>
          </w:tcPr>
          <w:p w14:paraId="375C56D8" w14:textId="460C01E9" w:rsidR="002C3E56" w:rsidRPr="005C52B8" w:rsidRDefault="002C3E56" w:rsidP="002C3E56">
            <w:pPr>
              <w:ind w:left="113" w:right="113"/>
              <w:jc w:val="center"/>
              <w:rPr>
                <w:color w:val="000000"/>
                <w:sz w:val="22"/>
                <w:szCs w:val="22"/>
              </w:rPr>
            </w:pPr>
          </w:p>
        </w:tc>
        <w:tc>
          <w:tcPr>
            <w:tcW w:w="1276" w:type="dxa"/>
            <w:noWrap/>
            <w:hideMark/>
          </w:tcPr>
          <w:p w14:paraId="6C7C6286" w14:textId="77777777" w:rsidR="002C3E56" w:rsidRPr="005C52B8" w:rsidRDefault="002C3E56">
            <w:pPr>
              <w:rPr>
                <w:color w:val="000000"/>
                <w:sz w:val="22"/>
                <w:szCs w:val="22"/>
              </w:rPr>
            </w:pPr>
            <w:r w:rsidRPr="005C52B8">
              <w:rPr>
                <w:color w:val="000000"/>
                <w:sz w:val="22"/>
                <w:szCs w:val="22"/>
              </w:rPr>
              <w:t>OUBM1</w:t>
            </w:r>
          </w:p>
        </w:tc>
        <w:tc>
          <w:tcPr>
            <w:tcW w:w="560" w:type="dxa"/>
            <w:noWrap/>
            <w:hideMark/>
          </w:tcPr>
          <w:p w14:paraId="7ADCA883" w14:textId="77777777" w:rsidR="002C3E56" w:rsidRPr="005C52B8" w:rsidRDefault="002C3E56">
            <w:pPr>
              <w:jc w:val="right"/>
              <w:rPr>
                <w:color w:val="000000"/>
                <w:sz w:val="22"/>
                <w:szCs w:val="22"/>
              </w:rPr>
            </w:pPr>
            <w:r w:rsidRPr="005C52B8">
              <w:rPr>
                <w:color w:val="000000"/>
                <w:sz w:val="22"/>
                <w:szCs w:val="22"/>
              </w:rPr>
              <w:t>5</w:t>
            </w:r>
          </w:p>
        </w:tc>
        <w:tc>
          <w:tcPr>
            <w:tcW w:w="964" w:type="dxa"/>
            <w:noWrap/>
            <w:hideMark/>
          </w:tcPr>
          <w:p w14:paraId="7E3990EA" w14:textId="77777777" w:rsidR="002C3E56" w:rsidRPr="005C52B8" w:rsidRDefault="002C3E56" w:rsidP="00004DED">
            <w:pPr>
              <w:jc w:val="center"/>
              <w:rPr>
                <w:color w:val="000000"/>
                <w:sz w:val="22"/>
                <w:szCs w:val="22"/>
              </w:rPr>
            </w:pPr>
            <w:r w:rsidRPr="005C52B8">
              <w:rPr>
                <w:color w:val="000000"/>
                <w:sz w:val="22"/>
                <w:szCs w:val="22"/>
              </w:rPr>
              <w:t>-243.84</w:t>
            </w:r>
          </w:p>
        </w:tc>
        <w:tc>
          <w:tcPr>
            <w:tcW w:w="990" w:type="dxa"/>
            <w:noWrap/>
            <w:hideMark/>
          </w:tcPr>
          <w:p w14:paraId="01794D6F" w14:textId="77777777" w:rsidR="002C3E56" w:rsidRPr="005C52B8" w:rsidRDefault="002C3E56" w:rsidP="00004DED">
            <w:pPr>
              <w:jc w:val="center"/>
              <w:rPr>
                <w:color w:val="000000"/>
                <w:sz w:val="22"/>
                <w:szCs w:val="22"/>
              </w:rPr>
            </w:pPr>
            <w:r w:rsidRPr="005C52B8">
              <w:rPr>
                <w:color w:val="000000"/>
                <w:sz w:val="22"/>
                <w:szCs w:val="22"/>
              </w:rPr>
              <w:t>-32.57</w:t>
            </w:r>
          </w:p>
        </w:tc>
        <w:tc>
          <w:tcPr>
            <w:tcW w:w="1017" w:type="dxa"/>
            <w:noWrap/>
            <w:hideMark/>
          </w:tcPr>
          <w:p w14:paraId="259C4882" w14:textId="77777777" w:rsidR="002C3E56" w:rsidRPr="005C52B8" w:rsidRDefault="002C3E56" w:rsidP="00004DED">
            <w:pPr>
              <w:jc w:val="center"/>
              <w:rPr>
                <w:color w:val="000000"/>
                <w:sz w:val="22"/>
                <w:szCs w:val="22"/>
              </w:rPr>
            </w:pPr>
            <w:r w:rsidRPr="005C52B8">
              <w:rPr>
                <w:color w:val="000000"/>
                <w:sz w:val="22"/>
                <w:szCs w:val="22"/>
              </w:rPr>
              <w:t>-206.67</w:t>
            </w:r>
          </w:p>
        </w:tc>
        <w:tc>
          <w:tcPr>
            <w:tcW w:w="964" w:type="dxa"/>
            <w:noWrap/>
            <w:hideMark/>
          </w:tcPr>
          <w:p w14:paraId="77966B02" w14:textId="77777777" w:rsidR="002C3E56" w:rsidRPr="005C52B8" w:rsidRDefault="002C3E56" w:rsidP="00004DED">
            <w:pPr>
              <w:jc w:val="center"/>
              <w:rPr>
                <w:color w:val="000000"/>
                <w:sz w:val="22"/>
                <w:szCs w:val="22"/>
              </w:rPr>
            </w:pPr>
            <w:r w:rsidRPr="005C52B8">
              <w:rPr>
                <w:color w:val="000000"/>
                <w:sz w:val="22"/>
                <w:szCs w:val="22"/>
              </w:rPr>
              <w:t>497.68</w:t>
            </w:r>
          </w:p>
        </w:tc>
        <w:tc>
          <w:tcPr>
            <w:tcW w:w="964" w:type="dxa"/>
            <w:noWrap/>
            <w:hideMark/>
          </w:tcPr>
          <w:p w14:paraId="60941184" w14:textId="77777777" w:rsidR="002C3E56" w:rsidRPr="005C52B8" w:rsidRDefault="002C3E56" w:rsidP="00004DED">
            <w:pPr>
              <w:jc w:val="center"/>
              <w:rPr>
                <w:color w:val="000000"/>
                <w:sz w:val="22"/>
                <w:szCs w:val="22"/>
              </w:rPr>
            </w:pPr>
            <w:r w:rsidRPr="005C52B8">
              <w:rPr>
                <w:color w:val="000000"/>
                <w:sz w:val="22"/>
                <w:szCs w:val="22"/>
              </w:rPr>
              <w:t>40.97</w:t>
            </w:r>
          </w:p>
        </w:tc>
        <w:tc>
          <w:tcPr>
            <w:tcW w:w="964" w:type="dxa"/>
            <w:noWrap/>
            <w:hideMark/>
          </w:tcPr>
          <w:p w14:paraId="2B70D8D6"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10350165" w14:textId="77777777" w:rsidTr="005C52B8">
        <w:trPr>
          <w:cantSplit/>
          <w:trHeight w:val="340"/>
        </w:trPr>
        <w:tc>
          <w:tcPr>
            <w:tcW w:w="1413" w:type="dxa"/>
            <w:vMerge/>
            <w:tcBorders>
              <w:bottom w:val="double" w:sz="4" w:space="0" w:color="auto"/>
            </w:tcBorders>
            <w:noWrap/>
            <w:textDirection w:val="btLr"/>
            <w:vAlign w:val="center"/>
            <w:hideMark/>
          </w:tcPr>
          <w:p w14:paraId="3363369C" w14:textId="766FFACE" w:rsidR="002C3E56" w:rsidRPr="005C52B8" w:rsidRDefault="002C3E56" w:rsidP="002C3E56">
            <w:pPr>
              <w:ind w:left="113" w:right="113"/>
              <w:jc w:val="center"/>
              <w:rPr>
                <w:color w:val="000000"/>
                <w:sz w:val="22"/>
                <w:szCs w:val="22"/>
              </w:rPr>
            </w:pPr>
          </w:p>
        </w:tc>
        <w:tc>
          <w:tcPr>
            <w:tcW w:w="1276" w:type="dxa"/>
            <w:tcBorders>
              <w:bottom w:val="double" w:sz="4" w:space="0" w:color="auto"/>
            </w:tcBorders>
            <w:noWrap/>
            <w:hideMark/>
          </w:tcPr>
          <w:p w14:paraId="0032D8BD" w14:textId="77777777" w:rsidR="002C3E56" w:rsidRPr="005C52B8" w:rsidRDefault="002C3E56">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39B18AE0" w14:textId="77777777" w:rsidR="002C3E56" w:rsidRPr="005C52B8" w:rsidRDefault="002C3E56">
            <w:pPr>
              <w:jc w:val="right"/>
              <w:rPr>
                <w:color w:val="000000"/>
                <w:sz w:val="22"/>
                <w:szCs w:val="22"/>
              </w:rPr>
            </w:pPr>
            <w:r w:rsidRPr="005C52B8">
              <w:rPr>
                <w:color w:val="000000"/>
                <w:sz w:val="22"/>
                <w:szCs w:val="22"/>
              </w:rPr>
              <w:t>6</w:t>
            </w:r>
          </w:p>
        </w:tc>
        <w:tc>
          <w:tcPr>
            <w:tcW w:w="964" w:type="dxa"/>
            <w:tcBorders>
              <w:bottom w:val="double" w:sz="4" w:space="0" w:color="auto"/>
            </w:tcBorders>
            <w:noWrap/>
            <w:hideMark/>
          </w:tcPr>
          <w:p w14:paraId="6B298067" w14:textId="77777777" w:rsidR="002C3E56" w:rsidRPr="005C52B8" w:rsidRDefault="002C3E56" w:rsidP="00004DED">
            <w:pPr>
              <w:jc w:val="center"/>
              <w:rPr>
                <w:color w:val="000000"/>
                <w:sz w:val="22"/>
                <w:szCs w:val="22"/>
              </w:rPr>
            </w:pPr>
            <w:r w:rsidRPr="005C52B8">
              <w:rPr>
                <w:color w:val="000000"/>
                <w:sz w:val="22"/>
                <w:szCs w:val="22"/>
              </w:rPr>
              <w:t>-243.79</w:t>
            </w:r>
          </w:p>
        </w:tc>
        <w:tc>
          <w:tcPr>
            <w:tcW w:w="990" w:type="dxa"/>
            <w:tcBorders>
              <w:bottom w:val="double" w:sz="4" w:space="0" w:color="auto"/>
            </w:tcBorders>
            <w:noWrap/>
            <w:hideMark/>
          </w:tcPr>
          <w:p w14:paraId="322FCD28" w14:textId="77777777" w:rsidR="002C3E56" w:rsidRPr="005C52B8" w:rsidRDefault="002C3E56" w:rsidP="00004DED">
            <w:pPr>
              <w:jc w:val="center"/>
              <w:rPr>
                <w:color w:val="000000"/>
                <w:sz w:val="22"/>
                <w:szCs w:val="22"/>
              </w:rPr>
            </w:pPr>
            <w:r w:rsidRPr="005C52B8">
              <w:rPr>
                <w:color w:val="000000"/>
                <w:sz w:val="22"/>
                <w:szCs w:val="22"/>
              </w:rPr>
              <w:t>-32.61</w:t>
            </w:r>
          </w:p>
        </w:tc>
        <w:tc>
          <w:tcPr>
            <w:tcW w:w="1017" w:type="dxa"/>
            <w:tcBorders>
              <w:bottom w:val="double" w:sz="4" w:space="0" w:color="auto"/>
            </w:tcBorders>
            <w:noWrap/>
            <w:hideMark/>
          </w:tcPr>
          <w:p w14:paraId="6EDE33FF" w14:textId="77777777" w:rsidR="002C3E56" w:rsidRPr="005C52B8" w:rsidRDefault="002C3E56" w:rsidP="00004DED">
            <w:pPr>
              <w:jc w:val="center"/>
              <w:rPr>
                <w:color w:val="000000"/>
                <w:sz w:val="22"/>
                <w:szCs w:val="22"/>
              </w:rPr>
            </w:pPr>
            <w:r w:rsidRPr="005C52B8">
              <w:rPr>
                <w:color w:val="000000"/>
                <w:sz w:val="22"/>
                <w:szCs w:val="22"/>
              </w:rPr>
              <w:t>-206.99</w:t>
            </w:r>
          </w:p>
        </w:tc>
        <w:tc>
          <w:tcPr>
            <w:tcW w:w="964" w:type="dxa"/>
            <w:tcBorders>
              <w:bottom w:val="double" w:sz="4" w:space="0" w:color="auto"/>
            </w:tcBorders>
            <w:noWrap/>
            <w:hideMark/>
          </w:tcPr>
          <w:p w14:paraId="5D7DADE1" w14:textId="77777777" w:rsidR="002C3E56" w:rsidRPr="005C52B8" w:rsidRDefault="002C3E56" w:rsidP="00004DED">
            <w:pPr>
              <w:jc w:val="center"/>
              <w:rPr>
                <w:color w:val="000000"/>
                <w:sz w:val="22"/>
                <w:szCs w:val="22"/>
              </w:rPr>
            </w:pPr>
            <w:r w:rsidRPr="005C52B8">
              <w:rPr>
                <w:color w:val="000000"/>
                <w:sz w:val="22"/>
                <w:szCs w:val="22"/>
              </w:rPr>
              <w:t>499.57</w:t>
            </w:r>
          </w:p>
        </w:tc>
        <w:tc>
          <w:tcPr>
            <w:tcW w:w="964" w:type="dxa"/>
            <w:tcBorders>
              <w:bottom w:val="double" w:sz="4" w:space="0" w:color="auto"/>
            </w:tcBorders>
            <w:noWrap/>
            <w:hideMark/>
          </w:tcPr>
          <w:p w14:paraId="39846E79" w14:textId="77777777" w:rsidR="002C3E56" w:rsidRPr="005C52B8" w:rsidRDefault="002C3E56" w:rsidP="00004DED">
            <w:pPr>
              <w:jc w:val="center"/>
              <w:rPr>
                <w:color w:val="000000"/>
                <w:sz w:val="22"/>
                <w:szCs w:val="22"/>
              </w:rPr>
            </w:pPr>
            <w:r w:rsidRPr="005C52B8">
              <w:rPr>
                <w:color w:val="000000"/>
                <w:sz w:val="22"/>
                <w:szCs w:val="22"/>
              </w:rPr>
              <w:t>42.87</w:t>
            </w:r>
          </w:p>
        </w:tc>
        <w:tc>
          <w:tcPr>
            <w:tcW w:w="964" w:type="dxa"/>
            <w:tcBorders>
              <w:bottom w:val="double" w:sz="4" w:space="0" w:color="auto"/>
            </w:tcBorders>
            <w:noWrap/>
            <w:hideMark/>
          </w:tcPr>
          <w:p w14:paraId="288EFAB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1BCFB698" w14:textId="77777777" w:rsidTr="005C52B8">
        <w:trPr>
          <w:cantSplit/>
          <w:trHeight w:val="340"/>
        </w:trPr>
        <w:tc>
          <w:tcPr>
            <w:tcW w:w="1413" w:type="dxa"/>
            <w:vMerge w:val="restart"/>
            <w:tcBorders>
              <w:top w:val="double" w:sz="4" w:space="0" w:color="auto"/>
            </w:tcBorders>
            <w:noWrap/>
            <w:textDirection w:val="btLr"/>
            <w:vAlign w:val="center"/>
            <w:hideMark/>
          </w:tcPr>
          <w:p w14:paraId="5C833B08" w14:textId="5C76673B" w:rsidR="002C3E56" w:rsidRPr="005C52B8" w:rsidRDefault="002C3E56" w:rsidP="002C3E56">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317C9CB7" w14:textId="77777777" w:rsidR="002C3E56" w:rsidRPr="005C52B8" w:rsidRDefault="002C3E56">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1494E728" w14:textId="77777777" w:rsidR="002C3E56" w:rsidRPr="005C52B8" w:rsidRDefault="002C3E56">
            <w:pPr>
              <w:jc w:val="right"/>
              <w:rPr>
                <w:color w:val="000000"/>
                <w:sz w:val="22"/>
                <w:szCs w:val="22"/>
              </w:rPr>
            </w:pPr>
            <w:r w:rsidRPr="005C52B8">
              <w:rPr>
                <w:color w:val="000000"/>
                <w:sz w:val="22"/>
                <w:szCs w:val="22"/>
              </w:rPr>
              <w:t>7</w:t>
            </w:r>
          </w:p>
        </w:tc>
        <w:tc>
          <w:tcPr>
            <w:tcW w:w="964" w:type="dxa"/>
            <w:tcBorders>
              <w:top w:val="double" w:sz="4" w:space="0" w:color="auto"/>
            </w:tcBorders>
            <w:noWrap/>
            <w:hideMark/>
          </w:tcPr>
          <w:p w14:paraId="2F74B8BB" w14:textId="1EDFB07D" w:rsidR="002C3E56" w:rsidRPr="005C52B8" w:rsidRDefault="002C3E56" w:rsidP="00004DED">
            <w:pPr>
              <w:jc w:val="center"/>
              <w:rPr>
                <w:color w:val="000000"/>
                <w:sz w:val="22"/>
                <w:szCs w:val="22"/>
              </w:rPr>
            </w:pPr>
            <w:r w:rsidRPr="005C52B8">
              <w:rPr>
                <w:color w:val="000000"/>
                <w:sz w:val="22"/>
                <w:szCs w:val="22"/>
              </w:rPr>
              <w:t>-244.8</w:t>
            </w:r>
            <w:ins w:id="166" w:author="O'Meara, Brian C" w:date="2022-07-06T11:49:00Z">
              <w:r w:rsidR="00AD146C">
                <w:rPr>
                  <w:color w:val="000000"/>
                  <w:sz w:val="22"/>
                  <w:szCs w:val="22"/>
                </w:rPr>
                <w:t>0</w:t>
              </w:r>
            </w:ins>
          </w:p>
        </w:tc>
        <w:tc>
          <w:tcPr>
            <w:tcW w:w="990" w:type="dxa"/>
            <w:tcBorders>
              <w:top w:val="double" w:sz="4" w:space="0" w:color="auto"/>
            </w:tcBorders>
            <w:noWrap/>
            <w:hideMark/>
          </w:tcPr>
          <w:p w14:paraId="2BDFB78D" w14:textId="77777777" w:rsidR="002C3E56" w:rsidRPr="005C52B8" w:rsidRDefault="002C3E56" w:rsidP="00004DED">
            <w:pPr>
              <w:jc w:val="center"/>
              <w:rPr>
                <w:color w:val="000000"/>
                <w:sz w:val="22"/>
                <w:szCs w:val="22"/>
              </w:rPr>
            </w:pPr>
            <w:r w:rsidRPr="005C52B8">
              <w:rPr>
                <w:color w:val="000000"/>
                <w:sz w:val="22"/>
                <w:szCs w:val="22"/>
              </w:rPr>
              <w:t>-33.11</w:t>
            </w:r>
          </w:p>
        </w:tc>
        <w:tc>
          <w:tcPr>
            <w:tcW w:w="1017" w:type="dxa"/>
            <w:tcBorders>
              <w:top w:val="double" w:sz="4" w:space="0" w:color="auto"/>
            </w:tcBorders>
            <w:noWrap/>
            <w:hideMark/>
          </w:tcPr>
          <w:p w14:paraId="409158FD" w14:textId="77777777" w:rsidR="002C3E56" w:rsidRPr="005C52B8" w:rsidRDefault="002C3E56" w:rsidP="00004DED">
            <w:pPr>
              <w:jc w:val="center"/>
              <w:rPr>
                <w:color w:val="000000"/>
                <w:sz w:val="22"/>
                <w:szCs w:val="22"/>
              </w:rPr>
            </w:pPr>
            <w:r w:rsidRPr="005C52B8">
              <w:rPr>
                <w:color w:val="000000"/>
                <w:sz w:val="22"/>
                <w:szCs w:val="22"/>
              </w:rPr>
              <w:t>-205.78</w:t>
            </w:r>
          </w:p>
        </w:tc>
        <w:tc>
          <w:tcPr>
            <w:tcW w:w="964" w:type="dxa"/>
            <w:tcBorders>
              <w:top w:val="double" w:sz="4" w:space="0" w:color="auto"/>
            </w:tcBorders>
            <w:noWrap/>
            <w:hideMark/>
          </w:tcPr>
          <w:p w14:paraId="230FC7AA" w14:textId="77777777" w:rsidR="002C3E56" w:rsidRPr="005C52B8" w:rsidRDefault="002C3E56" w:rsidP="00004DED">
            <w:pPr>
              <w:jc w:val="center"/>
              <w:rPr>
                <w:color w:val="000000"/>
                <w:sz w:val="22"/>
                <w:szCs w:val="22"/>
              </w:rPr>
            </w:pPr>
            <w:r w:rsidRPr="005C52B8">
              <w:rPr>
                <w:color w:val="000000"/>
                <w:sz w:val="22"/>
                <w:szCs w:val="22"/>
              </w:rPr>
              <w:t>503.59</w:t>
            </w:r>
          </w:p>
        </w:tc>
        <w:tc>
          <w:tcPr>
            <w:tcW w:w="964" w:type="dxa"/>
            <w:tcBorders>
              <w:top w:val="double" w:sz="4" w:space="0" w:color="auto"/>
            </w:tcBorders>
            <w:noWrap/>
            <w:hideMark/>
          </w:tcPr>
          <w:p w14:paraId="2F6B91DC" w14:textId="77777777" w:rsidR="002C3E56" w:rsidRPr="005C52B8" w:rsidRDefault="002C3E56" w:rsidP="00004DED">
            <w:pPr>
              <w:jc w:val="center"/>
              <w:rPr>
                <w:color w:val="000000"/>
                <w:sz w:val="22"/>
                <w:szCs w:val="22"/>
              </w:rPr>
            </w:pPr>
            <w:r w:rsidRPr="005C52B8">
              <w:rPr>
                <w:color w:val="000000"/>
                <w:sz w:val="22"/>
                <w:szCs w:val="22"/>
              </w:rPr>
              <w:t>46.89</w:t>
            </w:r>
          </w:p>
        </w:tc>
        <w:tc>
          <w:tcPr>
            <w:tcW w:w="964" w:type="dxa"/>
            <w:tcBorders>
              <w:top w:val="double" w:sz="4" w:space="0" w:color="auto"/>
            </w:tcBorders>
            <w:noWrap/>
            <w:hideMark/>
          </w:tcPr>
          <w:p w14:paraId="4CC77B3D"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37B4C0C6" w14:textId="77777777" w:rsidTr="005C52B8">
        <w:trPr>
          <w:cantSplit/>
          <w:trHeight w:val="340"/>
        </w:trPr>
        <w:tc>
          <w:tcPr>
            <w:tcW w:w="1413" w:type="dxa"/>
            <w:vMerge/>
            <w:noWrap/>
            <w:textDirection w:val="btLr"/>
            <w:vAlign w:val="center"/>
            <w:hideMark/>
          </w:tcPr>
          <w:p w14:paraId="0A9C9A1F" w14:textId="668963F8" w:rsidR="002C3E56" w:rsidRPr="005C52B8" w:rsidRDefault="002C3E56" w:rsidP="002C3E56">
            <w:pPr>
              <w:ind w:left="113" w:right="113"/>
              <w:jc w:val="center"/>
              <w:rPr>
                <w:color w:val="000000"/>
                <w:sz w:val="22"/>
                <w:szCs w:val="22"/>
              </w:rPr>
            </w:pPr>
          </w:p>
        </w:tc>
        <w:tc>
          <w:tcPr>
            <w:tcW w:w="1276" w:type="dxa"/>
            <w:noWrap/>
            <w:hideMark/>
          </w:tcPr>
          <w:p w14:paraId="34D153E1" w14:textId="77777777" w:rsidR="002C3E56" w:rsidRPr="005C52B8" w:rsidRDefault="002C3E56">
            <w:pPr>
              <w:rPr>
                <w:color w:val="000000"/>
                <w:sz w:val="22"/>
                <w:szCs w:val="22"/>
              </w:rPr>
            </w:pPr>
            <w:r w:rsidRPr="005C52B8">
              <w:rPr>
                <w:color w:val="000000"/>
                <w:sz w:val="22"/>
                <w:szCs w:val="22"/>
              </w:rPr>
              <w:t>OUV</w:t>
            </w:r>
          </w:p>
        </w:tc>
        <w:tc>
          <w:tcPr>
            <w:tcW w:w="560" w:type="dxa"/>
            <w:noWrap/>
            <w:hideMark/>
          </w:tcPr>
          <w:p w14:paraId="5D8BB68E" w14:textId="77777777" w:rsidR="002C3E56" w:rsidRPr="005C52B8" w:rsidRDefault="002C3E56">
            <w:pPr>
              <w:jc w:val="right"/>
              <w:rPr>
                <w:color w:val="000000"/>
                <w:sz w:val="22"/>
                <w:szCs w:val="22"/>
              </w:rPr>
            </w:pPr>
            <w:r w:rsidRPr="005C52B8">
              <w:rPr>
                <w:color w:val="000000"/>
                <w:sz w:val="22"/>
                <w:szCs w:val="22"/>
              </w:rPr>
              <w:t>8</w:t>
            </w:r>
          </w:p>
        </w:tc>
        <w:tc>
          <w:tcPr>
            <w:tcW w:w="964" w:type="dxa"/>
            <w:noWrap/>
            <w:hideMark/>
          </w:tcPr>
          <w:p w14:paraId="53E73AEE" w14:textId="77777777" w:rsidR="002C3E56" w:rsidRPr="005C52B8" w:rsidRDefault="002C3E56" w:rsidP="00004DED">
            <w:pPr>
              <w:jc w:val="center"/>
              <w:rPr>
                <w:color w:val="000000"/>
                <w:sz w:val="22"/>
                <w:szCs w:val="22"/>
              </w:rPr>
            </w:pPr>
            <w:r w:rsidRPr="005C52B8">
              <w:rPr>
                <w:color w:val="000000"/>
                <w:sz w:val="22"/>
                <w:szCs w:val="22"/>
              </w:rPr>
              <w:t>-228.77</w:t>
            </w:r>
          </w:p>
        </w:tc>
        <w:tc>
          <w:tcPr>
            <w:tcW w:w="990" w:type="dxa"/>
            <w:noWrap/>
            <w:hideMark/>
          </w:tcPr>
          <w:p w14:paraId="68CC9207" w14:textId="77777777" w:rsidR="002C3E56" w:rsidRPr="005C52B8" w:rsidRDefault="002C3E56" w:rsidP="00004DED">
            <w:pPr>
              <w:jc w:val="center"/>
              <w:rPr>
                <w:color w:val="000000"/>
                <w:sz w:val="22"/>
                <w:szCs w:val="22"/>
              </w:rPr>
            </w:pPr>
            <w:r w:rsidRPr="005C52B8">
              <w:rPr>
                <w:color w:val="000000"/>
                <w:sz w:val="22"/>
                <w:szCs w:val="22"/>
              </w:rPr>
              <w:t>-32.98</w:t>
            </w:r>
          </w:p>
        </w:tc>
        <w:tc>
          <w:tcPr>
            <w:tcW w:w="1017" w:type="dxa"/>
            <w:noWrap/>
            <w:hideMark/>
          </w:tcPr>
          <w:p w14:paraId="0B0B0105" w14:textId="77777777" w:rsidR="002C3E56" w:rsidRPr="005C52B8" w:rsidRDefault="002C3E56" w:rsidP="00004DED">
            <w:pPr>
              <w:jc w:val="center"/>
              <w:rPr>
                <w:color w:val="000000"/>
                <w:sz w:val="22"/>
                <w:szCs w:val="22"/>
              </w:rPr>
            </w:pPr>
            <w:r w:rsidRPr="005C52B8">
              <w:rPr>
                <w:color w:val="000000"/>
                <w:sz w:val="22"/>
                <w:szCs w:val="22"/>
              </w:rPr>
              <w:t>-190.16</w:t>
            </w:r>
          </w:p>
        </w:tc>
        <w:tc>
          <w:tcPr>
            <w:tcW w:w="964" w:type="dxa"/>
            <w:noWrap/>
            <w:hideMark/>
          </w:tcPr>
          <w:p w14:paraId="4032D490" w14:textId="77777777" w:rsidR="002C3E56" w:rsidRPr="005C52B8" w:rsidRDefault="002C3E56" w:rsidP="00004DED">
            <w:pPr>
              <w:jc w:val="center"/>
              <w:rPr>
                <w:color w:val="000000"/>
                <w:sz w:val="22"/>
                <w:szCs w:val="22"/>
              </w:rPr>
            </w:pPr>
            <w:r w:rsidRPr="005C52B8">
              <w:rPr>
                <w:color w:val="000000"/>
                <w:sz w:val="22"/>
                <w:szCs w:val="22"/>
              </w:rPr>
              <w:t>473.55</w:t>
            </w:r>
          </w:p>
        </w:tc>
        <w:tc>
          <w:tcPr>
            <w:tcW w:w="964" w:type="dxa"/>
            <w:noWrap/>
            <w:hideMark/>
          </w:tcPr>
          <w:p w14:paraId="7911778B" w14:textId="77777777" w:rsidR="002C3E56" w:rsidRPr="005C52B8" w:rsidRDefault="002C3E56" w:rsidP="00004DED">
            <w:pPr>
              <w:jc w:val="center"/>
              <w:rPr>
                <w:color w:val="000000"/>
                <w:sz w:val="22"/>
                <w:szCs w:val="22"/>
              </w:rPr>
            </w:pPr>
            <w:r w:rsidRPr="005C52B8">
              <w:rPr>
                <w:color w:val="000000"/>
                <w:sz w:val="22"/>
                <w:szCs w:val="22"/>
              </w:rPr>
              <w:t>16.84</w:t>
            </w:r>
          </w:p>
        </w:tc>
        <w:tc>
          <w:tcPr>
            <w:tcW w:w="964" w:type="dxa"/>
            <w:noWrap/>
            <w:hideMark/>
          </w:tcPr>
          <w:p w14:paraId="2E240A88"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1D76D4B4" w14:textId="77777777" w:rsidTr="005C52B8">
        <w:trPr>
          <w:cantSplit/>
          <w:trHeight w:val="340"/>
        </w:trPr>
        <w:tc>
          <w:tcPr>
            <w:tcW w:w="1413" w:type="dxa"/>
            <w:vMerge/>
            <w:noWrap/>
            <w:textDirection w:val="btLr"/>
            <w:vAlign w:val="center"/>
            <w:hideMark/>
          </w:tcPr>
          <w:p w14:paraId="2C543CB4" w14:textId="47DE7A36" w:rsidR="002C3E56" w:rsidRPr="005C52B8" w:rsidRDefault="002C3E56" w:rsidP="002C3E56">
            <w:pPr>
              <w:ind w:left="113" w:right="113"/>
              <w:jc w:val="center"/>
              <w:rPr>
                <w:color w:val="000000"/>
                <w:sz w:val="22"/>
                <w:szCs w:val="22"/>
              </w:rPr>
            </w:pPr>
          </w:p>
        </w:tc>
        <w:tc>
          <w:tcPr>
            <w:tcW w:w="1276" w:type="dxa"/>
            <w:noWrap/>
            <w:hideMark/>
          </w:tcPr>
          <w:p w14:paraId="36A997E3" w14:textId="77777777" w:rsidR="002C3E56" w:rsidRPr="005C52B8" w:rsidRDefault="002C3E56">
            <w:pPr>
              <w:rPr>
                <w:color w:val="000000"/>
                <w:sz w:val="22"/>
                <w:szCs w:val="22"/>
              </w:rPr>
            </w:pPr>
            <w:r w:rsidRPr="005C52B8">
              <w:rPr>
                <w:color w:val="000000"/>
                <w:sz w:val="22"/>
                <w:szCs w:val="22"/>
              </w:rPr>
              <w:t>OUA</w:t>
            </w:r>
          </w:p>
        </w:tc>
        <w:tc>
          <w:tcPr>
            <w:tcW w:w="560" w:type="dxa"/>
            <w:noWrap/>
            <w:hideMark/>
          </w:tcPr>
          <w:p w14:paraId="2334B8C8" w14:textId="77777777" w:rsidR="002C3E56" w:rsidRPr="005C52B8" w:rsidRDefault="002C3E56">
            <w:pPr>
              <w:jc w:val="right"/>
              <w:rPr>
                <w:color w:val="000000"/>
                <w:sz w:val="22"/>
                <w:szCs w:val="22"/>
              </w:rPr>
            </w:pPr>
            <w:r w:rsidRPr="005C52B8">
              <w:rPr>
                <w:color w:val="000000"/>
                <w:sz w:val="22"/>
                <w:szCs w:val="22"/>
              </w:rPr>
              <w:t>8</w:t>
            </w:r>
          </w:p>
        </w:tc>
        <w:tc>
          <w:tcPr>
            <w:tcW w:w="964" w:type="dxa"/>
            <w:noWrap/>
            <w:hideMark/>
          </w:tcPr>
          <w:p w14:paraId="38A197EA" w14:textId="77777777" w:rsidR="002C3E56" w:rsidRPr="005C52B8" w:rsidRDefault="002C3E56" w:rsidP="00004DED">
            <w:pPr>
              <w:jc w:val="center"/>
              <w:rPr>
                <w:color w:val="000000"/>
                <w:sz w:val="22"/>
                <w:szCs w:val="22"/>
              </w:rPr>
            </w:pPr>
            <w:r w:rsidRPr="005C52B8">
              <w:rPr>
                <w:color w:val="000000"/>
                <w:sz w:val="22"/>
                <w:szCs w:val="22"/>
              </w:rPr>
              <w:t>-226.42</w:t>
            </w:r>
          </w:p>
        </w:tc>
        <w:tc>
          <w:tcPr>
            <w:tcW w:w="990" w:type="dxa"/>
            <w:noWrap/>
            <w:hideMark/>
          </w:tcPr>
          <w:p w14:paraId="2A4DBBE2" w14:textId="77777777" w:rsidR="002C3E56" w:rsidRPr="005C52B8" w:rsidRDefault="002C3E56" w:rsidP="00004DED">
            <w:pPr>
              <w:jc w:val="center"/>
              <w:rPr>
                <w:color w:val="000000"/>
                <w:sz w:val="22"/>
                <w:szCs w:val="22"/>
              </w:rPr>
            </w:pPr>
            <w:r w:rsidRPr="005C52B8">
              <w:rPr>
                <w:color w:val="000000"/>
                <w:sz w:val="22"/>
                <w:szCs w:val="22"/>
              </w:rPr>
              <w:t>-33.17</w:t>
            </w:r>
          </w:p>
        </w:tc>
        <w:tc>
          <w:tcPr>
            <w:tcW w:w="1017" w:type="dxa"/>
            <w:noWrap/>
            <w:hideMark/>
          </w:tcPr>
          <w:p w14:paraId="032D98B5" w14:textId="77777777" w:rsidR="002C3E56" w:rsidRPr="005C52B8" w:rsidRDefault="002C3E56" w:rsidP="00004DED">
            <w:pPr>
              <w:jc w:val="center"/>
              <w:rPr>
                <w:color w:val="000000"/>
                <w:sz w:val="22"/>
                <w:szCs w:val="22"/>
              </w:rPr>
            </w:pPr>
            <w:r w:rsidRPr="005C52B8">
              <w:rPr>
                <w:color w:val="000000"/>
                <w:sz w:val="22"/>
                <w:szCs w:val="22"/>
              </w:rPr>
              <w:t>-188.53</w:t>
            </w:r>
          </w:p>
        </w:tc>
        <w:tc>
          <w:tcPr>
            <w:tcW w:w="964" w:type="dxa"/>
            <w:noWrap/>
            <w:hideMark/>
          </w:tcPr>
          <w:p w14:paraId="074815CC" w14:textId="77777777" w:rsidR="002C3E56" w:rsidRPr="005C52B8" w:rsidRDefault="002C3E56" w:rsidP="00004DED">
            <w:pPr>
              <w:jc w:val="center"/>
              <w:rPr>
                <w:color w:val="000000"/>
                <w:sz w:val="22"/>
                <w:szCs w:val="22"/>
              </w:rPr>
            </w:pPr>
            <w:r w:rsidRPr="005C52B8">
              <w:rPr>
                <w:color w:val="000000"/>
                <w:sz w:val="22"/>
                <w:szCs w:val="22"/>
              </w:rPr>
              <w:t>468.84</w:t>
            </w:r>
          </w:p>
        </w:tc>
        <w:tc>
          <w:tcPr>
            <w:tcW w:w="964" w:type="dxa"/>
            <w:noWrap/>
            <w:hideMark/>
          </w:tcPr>
          <w:p w14:paraId="7378F5DF" w14:textId="77777777" w:rsidR="002C3E56" w:rsidRPr="005C52B8" w:rsidRDefault="002C3E56" w:rsidP="00004DED">
            <w:pPr>
              <w:jc w:val="center"/>
              <w:rPr>
                <w:color w:val="000000"/>
                <w:sz w:val="22"/>
                <w:szCs w:val="22"/>
              </w:rPr>
            </w:pPr>
            <w:r w:rsidRPr="005C52B8">
              <w:rPr>
                <w:color w:val="000000"/>
                <w:sz w:val="22"/>
                <w:szCs w:val="22"/>
              </w:rPr>
              <w:t>12.13</w:t>
            </w:r>
          </w:p>
        </w:tc>
        <w:tc>
          <w:tcPr>
            <w:tcW w:w="964" w:type="dxa"/>
            <w:noWrap/>
            <w:hideMark/>
          </w:tcPr>
          <w:p w14:paraId="027D56C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706D68C" w14:textId="77777777" w:rsidTr="005C52B8">
        <w:trPr>
          <w:cantSplit/>
          <w:trHeight w:val="340"/>
        </w:trPr>
        <w:tc>
          <w:tcPr>
            <w:tcW w:w="1413" w:type="dxa"/>
            <w:vMerge/>
            <w:noWrap/>
            <w:textDirection w:val="btLr"/>
            <w:vAlign w:val="center"/>
            <w:hideMark/>
          </w:tcPr>
          <w:p w14:paraId="72CAD103" w14:textId="53D412B3" w:rsidR="002C3E56" w:rsidRPr="005C52B8" w:rsidRDefault="002C3E56" w:rsidP="002C3E56">
            <w:pPr>
              <w:ind w:left="113" w:right="113"/>
              <w:jc w:val="center"/>
              <w:rPr>
                <w:color w:val="000000"/>
                <w:sz w:val="22"/>
                <w:szCs w:val="22"/>
              </w:rPr>
            </w:pPr>
          </w:p>
        </w:tc>
        <w:tc>
          <w:tcPr>
            <w:tcW w:w="1276" w:type="dxa"/>
            <w:noWrap/>
            <w:hideMark/>
          </w:tcPr>
          <w:p w14:paraId="69C145D7" w14:textId="77777777" w:rsidR="002C3E56" w:rsidRPr="005C52B8" w:rsidRDefault="002C3E56">
            <w:pPr>
              <w:rPr>
                <w:color w:val="000000"/>
                <w:sz w:val="22"/>
                <w:szCs w:val="22"/>
              </w:rPr>
            </w:pPr>
            <w:r w:rsidRPr="005C52B8">
              <w:rPr>
                <w:color w:val="000000"/>
                <w:sz w:val="22"/>
                <w:szCs w:val="22"/>
              </w:rPr>
              <w:t>OUM</w:t>
            </w:r>
          </w:p>
        </w:tc>
        <w:tc>
          <w:tcPr>
            <w:tcW w:w="560" w:type="dxa"/>
            <w:noWrap/>
            <w:hideMark/>
          </w:tcPr>
          <w:p w14:paraId="36A13CB9" w14:textId="77777777" w:rsidR="002C3E56" w:rsidRPr="005C52B8" w:rsidRDefault="002C3E56">
            <w:pPr>
              <w:jc w:val="right"/>
              <w:rPr>
                <w:color w:val="000000"/>
                <w:sz w:val="22"/>
                <w:szCs w:val="22"/>
              </w:rPr>
            </w:pPr>
            <w:r w:rsidRPr="005C52B8">
              <w:rPr>
                <w:color w:val="000000"/>
                <w:sz w:val="22"/>
                <w:szCs w:val="22"/>
              </w:rPr>
              <w:t>8</w:t>
            </w:r>
          </w:p>
        </w:tc>
        <w:tc>
          <w:tcPr>
            <w:tcW w:w="964" w:type="dxa"/>
            <w:noWrap/>
            <w:hideMark/>
          </w:tcPr>
          <w:p w14:paraId="62A34319" w14:textId="77777777" w:rsidR="002C3E56" w:rsidRPr="005C52B8" w:rsidRDefault="002C3E56" w:rsidP="00004DED">
            <w:pPr>
              <w:jc w:val="center"/>
              <w:rPr>
                <w:color w:val="000000"/>
                <w:sz w:val="22"/>
                <w:szCs w:val="22"/>
              </w:rPr>
            </w:pPr>
            <w:r w:rsidRPr="005C52B8">
              <w:rPr>
                <w:color w:val="000000"/>
                <w:sz w:val="22"/>
                <w:szCs w:val="22"/>
              </w:rPr>
              <w:t>-226.43</w:t>
            </w:r>
          </w:p>
        </w:tc>
        <w:tc>
          <w:tcPr>
            <w:tcW w:w="990" w:type="dxa"/>
            <w:noWrap/>
            <w:hideMark/>
          </w:tcPr>
          <w:p w14:paraId="2C51F145" w14:textId="77777777" w:rsidR="002C3E56" w:rsidRPr="005C52B8" w:rsidRDefault="002C3E56" w:rsidP="00004DED">
            <w:pPr>
              <w:jc w:val="center"/>
              <w:rPr>
                <w:color w:val="000000"/>
                <w:sz w:val="22"/>
                <w:szCs w:val="22"/>
              </w:rPr>
            </w:pPr>
            <w:r w:rsidRPr="005C52B8">
              <w:rPr>
                <w:color w:val="000000"/>
                <w:sz w:val="22"/>
                <w:szCs w:val="22"/>
              </w:rPr>
              <w:t>-33.32</w:t>
            </w:r>
          </w:p>
        </w:tc>
        <w:tc>
          <w:tcPr>
            <w:tcW w:w="1017" w:type="dxa"/>
            <w:noWrap/>
            <w:hideMark/>
          </w:tcPr>
          <w:p w14:paraId="5EA1C014" w14:textId="77777777" w:rsidR="002C3E56" w:rsidRPr="005C52B8" w:rsidRDefault="002C3E56" w:rsidP="00004DED">
            <w:pPr>
              <w:jc w:val="center"/>
              <w:rPr>
                <w:color w:val="000000"/>
                <w:sz w:val="22"/>
                <w:szCs w:val="22"/>
              </w:rPr>
            </w:pPr>
            <w:r w:rsidRPr="005C52B8">
              <w:rPr>
                <w:color w:val="000000"/>
                <w:sz w:val="22"/>
                <w:szCs w:val="22"/>
              </w:rPr>
              <w:t>-189.07</w:t>
            </w:r>
          </w:p>
        </w:tc>
        <w:tc>
          <w:tcPr>
            <w:tcW w:w="964" w:type="dxa"/>
            <w:noWrap/>
            <w:hideMark/>
          </w:tcPr>
          <w:p w14:paraId="7E529B33" w14:textId="77777777" w:rsidR="002C3E56" w:rsidRPr="005C52B8" w:rsidRDefault="002C3E56" w:rsidP="00004DED">
            <w:pPr>
              <w:jc w:val="center"/>
              <w:rPr>
                <w:color w:val="000000"/>
                <w:sz w:val="22"/>
                <w:szCs w:val="22"/>
              </w:rPr>
            </w:pPr>
            <w:r w:rsidRPr="005C52B8">
              <w:rPr>
                <w:color w:val="000000"/>
                <w:sz w:val="22"/>
                <w:szCs w:val="22"/>
              </w:rPr>
              <w:t>468.87</w:t>
            </w:r>
          </w:p>
        </w:tc>
        <w:tc>
          <w:tcPr>
            <w:tcW w:w="964" w:type="dxa"/>
            <w:noWrap/>
            <w:hideMark/>
          </w:tcPr>
          <w:p w14:paraId="4218EEDC" w14:textId="77777777" w:rsidR="002C3E56" w:rsidRPr="005C52B8" w:rsidRDefault="002C3E56" w:rsidP="00004DED">
            <w:pPr>
              <w:jc w:val="center"/>
              <w:rPr>
                <w:color w:val="000000"/>
                <w:sz w:val="22"/>
                <w:szCs w:val="22"/>
              </w:rPr>
            </w:pPr>
            <w:r w:rsidRPr="005C52B8">
              <w:rPr>
                <w:color w:val="000000"/>
                <w:sz w:val="22"/>
                <w:szCs w:val="22"/>
              </w:rPr>
              <w:t>12.16</w:t>
            </w:r>
          </w:p>
        </w:tc>
        <w:tc>
          <w:tcPr>
            <w:tcW w:w="964" w:type="dxa"/>
            <w:noWrap/>
            <w:hideMark/>
          </w:tcPr>
          <w:p w14:paraId="51904729"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AD5F0FF" w14:textId="77777777" w:rsidTr="005C52B8">
        <w:trPr>
          <w:cantSplit/>
          <w:trHeight w:val="340"/>
        </w:trPr>
        <w:tc>
          <w:tcPr>
            <w:tcW w:w="1413" w:type="dxa"/>
            <w:vMerge/>
            <w:noWrap/>
            <w:textDirection w:val="btLr"/>
            <w:vAlign w:val="center"/>
            <w:hideMark/>
          </w:tcPr>
          <w:p w14:paraId="4C618CDB" w14:textId="4FD92229" w:rsidR="002C3E56" w:rsidRPr="005C52B8" w:rsidRDefault="002C3E56" w:rsidP="002C3E56">
            <w:pPr>
              <w:ind w:left="113" w:right="113"/>
              <w:jc w:val="center"/>
              <w:rPr>
                <w:color w:val="000000"/>
                <w:sz w:val="22"/>
                <w:szCs w:val="22"/>
              </w:rPr>
            </w:pPr>
          </w:p>
        </w:tc>
        <w:tc>
          <w:tcPr>
            <w:tcW w:w="1276" w:type="dxa"/>
            <w:noWrap/>
            <w:hideMark/>
          </w:tcPr>
          <w:p w14:paraId="556578C9" w14:textId="77777777" w:rsidR="002C3E56" w:rsidRPr="005C52B8" w:rsidRDefault="002C3E56">
            <w:pPr>
              <w:rPr>
                <w:color w:val="000000"/>
                <w:sz w:val="22"/>
                <w:szCs w:val="22"/>
              </w:rPr>
            </w:pPr>
            <w:r w:rsidRPr="005C52B8">
              <w:rPr>
                <w:color w:val="000000"/>
                <w:sz w:val="22"/>
                <w:szCs w:val="22"/>
              </w:rPr>
              <w:t>OUVA</w:t>
            </w:r>
          </w:p>
        </w:tc>
        <w:tc>
          <w:tcPr>
            <w:tcW w:w="560" w:type="dxa"/>
            <w:noWrap/>
            <w:hideMark/>
          </w:tcPr>
          <w:p w14:paraId="30D79EF2" w14:textId="77777777" w:rsidR="002C3E56" w:rsidRPr="005C52B8" w:rsidRDefault="002C3E56">
            <w:pPr>
              <w:jc w:val="right"/>
              <w:rPr>
                <w:color w:val="000000"/>
                <w:sz w:val="22"/>
                <w:szCs w:val="22"/>
              </w:rPr>
            </w:pPr>
            <w:r w:rsidRPr="005C52B8">
              <w:rPr>
                <w:color w:val="000000"/>
                <w:sz w:val="22"/>
                <w:szCs w:val="22"/>
              </w:rPr>
              <w:t>9</w:t>
            </w:r>
          </w:p>
        </w:tc>
        <w:tc>
          <w:tcPr>
            <w:tcW w:w="964" w:type="dxa"/>
            <w:noWrap/>
            <w:hideMark/>
          </w:tcPr>
          <w:p w14:paraId="5AF98147" w14:textId="77777777" w:rsidR="002C3E56" w:rsidRPr="005C52B8" w:rsidRDefault="002C3E56" w:rsidP="00004DED">
            <w:pPr>
              <w:jc w:val="center"/>
              <w:rPr>
                <w:color w:val="000000"/>
                <w:sz w:val="22"/>
                <w:szCs w:val="22"/>
              </w:rPr>
            </w:pPr>
            <w:r w:rsidRPr="005C52B8">
              <w:rPr>
                <w:color w:val="000000"/>
                <w:sz w:val="22"/>
                <w:szCs w:val="22"/>
              </w:rPr>
              <w:t>-244.38</w:t>
            </w:r>
          </w:p>
        </w:tc>
        <w:tc>
          <w:tcPr>
            <w:tcW w:w="990" w:type="dxa"/>
            <w:noWrap/>
            <w:hideMark/>
          </w:tcPr>
          <w:p w14:paraId="30E1790E" w14:textId="77777777" w:rsidR="002C3E56" w:rsidRPr="005C52B8" w:rsidRDefault="002C3E56" w:rsidP="00004DED">
            <w:pPr>
              <w:jc w:val="center"/>
              <w:rPr>
                <w:color w:val="000000"/>
                <w:sz w:val="22"/>
                <w:szCs w:val="22"/>
              </w:rPr>
            </w:pPr>
            <w:r w:rsidRPr="005C52B8">
              <w:rPr>
                <w:color w:val="000000"/>
                <w:sz w:val="22"/>
                <w:szCs w:val="22"/>
              </w:rPr>
              <w:t>-33.43</w:t>
            </w:r>
          </w:p>
        </w:tc>
        <w:tc>
          <w:tcPr>
            <w:tcW w:w="1017" w:type="dxa"/>
            <w:noWrap/>
            <w:hideMark/>
          </w:tcPr>
          <w:p w14:paraId="54EDD604" w14:textId="77777777" w:rsidR="002C3E56" w:rsidRPr="005C52B8" w:rsidRDefault="002C3E56" w:rsidP="00004DED">
            <w:pPr>
              <w:jc w:val="center"/>
              <w:rPr>
                <w:color w:val="000000"/>
                <w:sz w:val="22"/>
                <w:szCs w:val="22"/>
              </w:rPr>
            </w:pPr>
            <w:r w:rsidRPr="005C52B8">
              <w:rPr>
                <w:color w:val="000000"/>
                <w:sz w:val="22"/>
                <w:szCs w:val="22"/>
              </w:rPr>
              <w:t>-202.12</w:t>
            </w:r>
          </w:p>
        </w:tc>
        <w:tc>
          <w:tcPr>
            <w:tcW w:w="964" w:type="dxa"/>
            <w:noWrap/>
            <w:hideMark/>
          </w:tcPr>
          <w:p w14:paraId="43383FAE" w14:textId="77777777" w:rsidR="002C3E56" w:rsidRPr="005C52B8" w:rsidRDefault="002C3E56" w:rsidP="00004DED">
            <w:pPr>
              <w:jc w:val="center"/>
              <w:rPr>
                <w:color w:val="000000"/>
                <w:sz w:val="22"/>
                <w:szCs w:val="22"/>
              </w:rPr>
            </w:pPr>
            <w:r w:rsidRPr="005C52B8">
              <w:rPr>
                <w:color w:val="000000"/>
                <w:sz w:val="22"/>
                <w:szCs w:val="22"/>
              </w:rPr>
              <w:t>506.76</w:t>
            </w:r>
          </w:p>
        </w:tc>
        <w:tc>
          <w:tcPr>
            <w:tcW w:w="964" w:type="dxa"/>
            <w:noWrap/>
            <w:hideMark/>
          </w:tcPr>
          <w:p w14:paraId="5FEFC316" w14:textId="77777777" w:rsidR="002C3E56" w:rsidRPr="005C52B8" w:rsidRDefault="002C3E56" w:rsidP="00004DED">
            <w:pPr>
              <w:jc w:val="center"/>
              <w:rPr>
                <w:color w:val="000000"/>
                <w:sz w:val="22"/>
                <w:szCs w:val="22"/>
              </w:rPr>
            </w:pPr>
            <w:r w:rsidRPr="005C52B8">
              <w:rPr>
                <w:color w:val="000000"/>
                <w:sz w:val="22"/>
                <w:szCs w:val="22"/>
              </w:rPr>
              <w:t>50.05</w:t>
            </w:r>
          </w:p>
        </w:tc>
        <w:tc>
          <w:tcPr>
            <w:tcW w:w="964" w:type="dxa"/>
            <w:noWrap/>
            <w:hideMark/>
          </w:tcPr>
          <w:p w14:paraId="0C1C0AC5"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4CB1CBFE" w14:textId="77777777" w:rsidTr="005C52B8">
        <w:trPr>
          <w:cantSplit/>
          <w:trHeight w:val="340"/>
        </w:trPr>
        <w:tc>
          <w:tcPr>
            <w:tcW w:w="1413" w:type="dxa"/>
            <w:vMerge/>
            <w:noWrap/>
            <w:textDirection w:val="btLr"/>
            <w:vAlign w:val="center"/>
            <w:hideMark/>
          </w:tcPr>
          <w:p w14:paraId="6C8B40C6" w14:textId="0CFBCAD6" w:rsidR="002C3E56" w:rsidRPr="005C52B8" w:rsidRDefault="002C3E56" w:rsidP="002C3E56">
            <w:pPr>
              <w:ind w:left="113" w:right="113"/>
              <w:jc w:val="center"/>
              <w:rPr>
                <w:color w:val="000000"/>
                <w:sz w:val="22"/>
                <w:szCs w:val="22"/>
              </w:rPr>
            </w:pPr>
          </w:p>
        </w:tc>
        <w:tc>
          <w:tcPr>
            <w:tcW w:w="1276" w:type="dxa"/>
            <w:noWrap/>
            <w:hideMark/>
          </w:tcPr>
          <w:p w14:paraId="3540D97A" w14:textId="77777777" w:rsidR="002C3E56" w:rsidRPr="005C52B8" w:rsidRDefault="002C3E56">
            <w:pPr>
              <w:rPr>
                <w:color w:val="000000"/>
                <w:sz w:val="22"/>
                <w:szCs w:val="22"/>
              </w:rPr>
            </w:pPr>
            <w:r w:rsidRPr="005C52B8">
              <w:rPr>
                <w:color w:val="000000"/>
                <w:sz w:val="22"/>
                <w:szCs w:val="22"/>
              </w:rPr>
              <w:t>OUMV</w:t>
            </w:r>
          </w:p>
        </w:tc>
        <w:tc>
          <w:tcPr>
            <w:tcW w:w="560" w:type="dxa"/>
            <w:noWrap/>
            <w:hideMark/>
          </w:tcPr>
          <w:p w14:paraId="13E3E661" w14:textId="77777777" w:rsidR="002C3E56" w:rsidRPr="005C52B8" w:rsidRDefault="002C3E56">
            <w:pPr>
              <w:jc w:val="right"/>
              <w:rPr>
                <w:color w:val="000000"/>
                <w:sz w:val="22"/>
                <w:szCs w:val="22"/>
              </w:rPr>
            </w:pPr>
            <w:r w:rsidRPr="005C52B8">
              <w:rPr>
                <w:color w:val="000000"/>
                <w:sz w:val="22"/>
                <w:szCs w:val="22"/>
              </w:rPr>
              <w:t>9</w:t>
            </w:r>
          </w:p>
        </w:tc>
        <w:tc>
          <w:tcPr>
            <w:tcW w:w="964" w:type="dxa"/>
            <w:noWrap/>
            <w:hideMark/>
          </w:tcPr>
          <w:p w14:paraId="2909CE89" w14:textId="2BAEC26F" w:rsidR="002C3E56" w:rsidRPr="005C52B8" w:rsidRDefault="002C3E56" w:rsidP="00004DED">
            <w:pPr>
              <w:jc w:val="center"/>
              <w:rPr>
                <w:color w:val="000000"/>
                <w:sz w:val="22"/>
                <w:szCs w:val="22"/>
              </w:rPr>
            </w:pPr>
            <w:r w:rsidRPr="005C52B8">
              <w:rPr>
                <w:color w:val="000000"/>
                <w:sz w:val="22"/>
                <w:szCs w:val="22"/>
              </w:rPr>
              <w:t>-225.2</w:t>
            </w:r>
            <w:ins w:id="167" w:author="O'Meara, Brian C" w:date="2022-07-06T11:49:00Z">
              <w:r w:rsidR="00AD146C">
                <w:rPr>
                  <w:color w:val="000000"/>
                  <w:sz w:val="22"/>
                  <w:szCs w:val="22"/>
                </w:rPr>
                <w:t>0</w:t>
              </w:r>
            </w:ins>
          </w:p>
        </w:tc>
        <w:tc>
          <w:tcPr>
            <w:tcW w:w="990" w:type="dxa"/>
            <w:noWrap/>
            <w:hideMark/>
          </w:tcPr>
          <w:p w14:paraId="7845398E" w14:textId="77777777" w:rsidR="002C3E56" w:rsidRPr="005C52B8" w:rsidRDefault="002C3E56" w:rsidP="00004DED">
            <w:pPr>
              <w:jc w:val="center"/>
              <w:rPr>
                <w:color w:val="000000"/>
                <w:sz w:val="22"/>
                <w:szCs w:val="22"/>
              </w:rPr>
            </w:pPr>
            <w:r w:rsidRPr="005C52B8">
              <w:rPr>
                <w:color w:val="000000"/>
                <w:sz w:val="22"/>
                <w:szCs w:val="22"/>
              </w:rPr>
              <w:t>-33.39</w:t>
            </w:r>
          </w:p>
        </w:tc>
        <w:tc>
          <w:tcPr>
            <w:tcW w:w="1017" w:type="dxa"/>
            <w:noWrap/>
            <w:hideMark/>
          </w:tcPr>
          <w:p w14:paraId="12BDE9FC" w14:textId="77777777" w:rsidR="002C3E56" w:rsidRPr="005C52B8" w:rsidRDefault="002C3E56" w:rsidP="00004DED">
            <w:pPr>
              <w:jc w:val="center"/>
              <w:rPr>
                <w:color w:val="000000"/>
                <w:sz w:val="22"/>
                <w:szCs w:val="22"/>
              </w:rPr>
            </w:pPr>
            <w:r w:rsidRPr="005C52B8">
              <w:rPr>
                <w:color w:val="000000"/>
                <w:sz w:val="22"/>
                <w:szCs w:val="22"/>
              </w:rPr>
              <w:t>-182.88</w:t>
            </w:r>
          </w:p>
        </w:tc>
        <w:tc>
          <w:tcPr>
            <w:tcW w:w="964" w:type="dxa"/>
            <w:noWrap/>
            <w:hideMark/>
          </w:tcPr>
          <w:p w14:paraId="1AC62385" w14:textId="77777777" w:rsidR="002C3E56" w:rsidRPr="005C52B8" w:rsidRDefault="002C3E56" w:rsidP="00004DED">
            <w:pPr>
              <w:jc w:val="center"/>
              <w:rPr>
                <w:color w:val="000000"/>
                <w:sz w:val="22"/>
                <w:szCs w:val="22"/>
              </w:rPr>
            </w:pPr>
            <w:r w:rsidRPr="005C52B8">
              <w:rPr>
                <w:color w:val="000000"/>
                <w:sz w:val="22"/>
                <w:szCs w:val="22"/>
              </w:rPr>
              <w:t>468.39</w:t>
            </w:r>
          </w:p>
        </w:tc>
        <w:tc>
          <w:tcPr>
            <w:tcW w:w="964" w:type="dxa"/>
            <w:noWrap/>
            <w:hideMark/>
          </w:tcPr>
          <w:p w14:paraId="3E4D56EB" w14:textId="77777777" w:rsidR="002C3E56" w:rsidRPr="005C52B8" w:rsidRDefault="002C3E56" w:rsidP="00004DED">
            <w:pPr>
              <w:jc w:val="center"/>
              <w:rPr>
                <w:color w:val="000000"/>
                <w:sz w:val="22"/>
                <w:szCs w:val="22"/>
              </w:rPr>
            </w:pPr>
            <w:r w:rsidRPr="005C52B8">
              <w:rPr>
                <w:color w:val="000000"/>
                <w:sz w:val="22"/>
                <w:szCs w:val="22"/>
              </w:rPr>
              <w:t>11.68</w:t>
            </w:r>
          </w:p>
        </w:tc>
        <w:tc>
          <w:tcPr>
            <w:tcW w:w="964" w:type="dxa"/>
            <w:noWrap/>
            <w:hideMark/>
          </w:tcPr>
          <w:p w14:paraId="380C58A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05DE2E4A" w14:textId="77777777" w:rsidTr="005C52B8">
        <w:trPr>
          <w:cantSplit/>
          <w:trHeight w:val="340"/>
        </w:trPr>
        <w:tc>
          <w:tcPr>
            <w:tcW w:w="1413" w:type="dxa"/>
            <w:vMerge/>
            <w:noWrap/>
            <w:textDirection w:val="btLr"/>
            <w:vAlign w:val="center"/>
            <w:hideMark/>
          </w:tcPr>
          <w:p w14:paraId="5BEBBA7F" w14:textId="5B9750EA" w:rsidR="002C3E56" w:rsidRPr="005C52B8" w:rsidRDefault="002C3E56" w:rsidP="002C3E56">
            <w:pPr>
              <w:ind w:left="113" w:right="113"/>
              <w:jc w:val="center"/>
              <w:rPr>
                <w:color w:val="000000"/>
                <w:sz w:val="22"/>
                <w:szCs w:val="22"/>
              </w:rPr>
            </w:pPr>
          </w:p>
        </w:tc>
        <w:tc>
          <w:tcPr>
            <w:tcW w:w="1276" w:type="dxa"/>
            <w:noWrap/>
            <w:hideMark/>
          </w:tcPr>
          <w:p w14:paraId="7D5E7133" w14:textId="77777777" w:rsidR="002C3E56" w:rsidRPr="005C52B8" w:rsidRDefault="002C3E56">
            <w:pPr>
              <w:rPr>
                <w:color w:val="000000"/>
                <w:sz w:val="22"/>
                <w:szCs w:val="22"/>
              </w:rPr>
            </w:pPr>
            <w:r w:rsidRPr="005C52B8">
              <w:rPr>
                <w:color w:val="000000"/>
                <w:sz w:val="22"/>
                <w:szCs w:val="22"/>
              </w:rPr>
              <w:t>OUMA</w:t>
            </w:r>
          </w:p>
        </w:tc>
        <w:tc>
          <w:tcPr>
            <w:tcW w:w="560" w:type="dxa"/>
            <w:noWrap/>
            <w:hideMark/>
          </w:tcPr>
          <w:p w14:paraId="2B29B447" w14:textId="77777777" w:rsidR="002C3E56" w:rsidRPr="005C52B8" w:rsidRDefault="002C3E56">
            <w:pPr>
              <w:jc w:val="right"/>
              <w:rPr>
                <w:color w:val="000000"/>
                <w:sz w:val="22"/>
                <w:szCs w:val="22"/>
              </w:rPr>
            </w:pPr>
            <w:r w:rsidRPr="005C52B8">
              <w:rPr>
                <w:color w:val="000000"/>
                <w:sz w:val="22"/>
                <w:szCs w:val="22"/>
              </w:rPr>
              <w:t>9</w:t>
            </w:r>
          </w:p>
        </w:tc>
        <w:tc>
          <w:tcPr>
            <w:tcW w:w="964" w:type="dxa"/>
            <w:noWrap/>
            <w:hideMark/>
          </w:tcPr>
          <w:p w14:paraId="79F5E048" w14:textId="77777777" w:rsidR="002C3E56" w:rsidRPr="005C52B8" w:rsidRDefault="002C3E56" w:rsidP="00004DED">
            <w:pPr>
              <w:jc w:val="center"/>
              <w:rPr>
                <w:color w:val="000000"/>
                <w:sz w:val="22"/>
                <w:szCs w:val="22"/>
              </w:rPr>
            </w:pPr>
            <w:r w:rsidRPr="005C52B8">
              <w:rPr>
                <w:color w:val="000000"/>
                <w:sz w:val="22"/>
                <w:szCs w:val="22"/>
              </w:rPr>
              <w:t>-225.57</w:t>
            </w:r>
          </w:p>
        </w:tc>
        <w:tc>
          <w:tcPr>
            <w:tcW w:w="990" w:type="dxa"/>
            <w:noWrap/>
            <w:hideMark/>
          </w:tcPr>
          <w:p w14:paraId="68AA17D9" w14:textId="77777777" w:rsidR="002C3E56" w:rsidRPr="005C52B8" w:rsidRDefault="002C3E56" w:rsidP="00004DED">
            <w:pPr>
              <w:jc w:val="center"/>
              <w:rPr>
                <w:color w:val="000000"/>
                <w:sz w:val="22"/>
                <w:szCs w:val="22"/>
              </w:rPr>
            </w:pPr>
            <w:r w:rsidRPr="005C52B8">
              <w:rPr>
                <w:color w:val="000000"/>
                <w:sz w:val="22"/>
                <w:szCs w:val="22"/>
              </w:rPr>
              <w:t>-32.68</w:t>
            </w:r>
          </w:p>
        </w:tc>
        <w:tc>
          <w:tcPr>
            <w:tcW w:w="1017" w:type="dxa"/>
            <w:noWrap/>
            <w:hideMark/>
          </w:tcPr>
          <w:p w14:paraId="6061DD09" w14:textId="77777777" w:rsidR="002C3E56" w:rsidRPr="005C52B8" w:rsidRDefault="002C3E56" w:rsidP="00004DED">
            <w:pPr>
              <w:jc w:val="center"/>
              <w:rPr>
                <w:color w:val="000000"/>
                <w:sz w:val="22"/>
                <w:szCs w:val="22"/>
              </w:rPr>
            </w:pPr>
            <w:r w:rsidRPr="005C52B8">
              <w:rPr>
                <w:color w:val="000000"/>
                <w:sz w:val="22"/>
                <w:szCs w:val="22"/>
              </w:rPr>
              <w:t>-189.92</w:t>
            </w:r>
          </w:p>
        </w:tc>
        <w:tc>
          <w:tcPr>
            <w:tcW w:w="964" w:type="dxa"/>
            <w:noWrap/>
            <w:hideMark/>
          </w:tcPr>
          <w:p w14:paraId="2569901E" w14:textId="77777777" w:rsidR="002C3E56" w:rsidRPr="005C52B8" w:rsidRDefault="002C3E56" w:rsidP="00004DED">
            <w:pPr>
              <w:jc w:val="center"/>
              <w:rPr>
                <w:color w:val="000000"/>
                <w:sz w:val="22"/>
                <w:szCs w:val="22"/>
              </w:rPr>
            </w:pPr>
            <w:r w:rsidRPr="005C52B8">
              <w:rPr>
                <w:color w:val="000000"/>
                <w:sz w:val="22"/>
                <w:szCs w:val="22"/>
              </w:rPr>
              <w:t>469.14</w:t>
            </w:r>
          </w:p>
        </w:tc>
        <w:tc>
          <w:tcPr>
            <w:tcW w:w="964" w:type="dxa"/>
            <w:noWrap/>
            <w:hideMark/>
          </w:tcPr>
          <w:p w14:paraId="5DCA8D50" w14:textId="77777777" w:rsidR="002C3E56" w:rsidRPr="005C52B8" w:rsidRDefault="002C3E56" w:rsidP="00004DED">
            <w:pPr>
              <w:jc w:val="center"/>
              <w:rPr>
                <w:color w:val="000000"/>
                <w:sz w:val="22"/>
                <w:szCs w:val="22"/>
              </w:rPr>
            </w:pPr>
            <w:r w:rsidRPr="005C52B8">
              <w:rPr>
                <w:color w:val="000000"/>
                <w:sz w:val="22"/>
                <w:szCs w:val="22"/>
              </w:rPr>
              <w:t>12.43</w:t>
            </w:r>
          </w:p>
        </w:tc>
        <w:tc>
          <w:tcPr>
            <w:tcW w:w="964" w:type="dxa"/>
            <w:noWrap/>
            <w:hideMark/>
          </w:tcPr>
          <w:p w14:paraId="3E9C1BAA"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6CBBD37E" w14:textId="77777777" w:rsidTr="005C52B8">
        <w:trPr>
          <w:cantSplit/>
          <w:trHeight w:val="340"/>
        </w:trPr>
        <w:tc>
          <w:tcPr>
            <w:tcW w:w="1413" w:type="dxa"/>
            <w:vMerge/>
            <w:noWrap/>
            <w:textDirection w:val="btLr"/>
            <w:vAlign w:val="center"/>
            <w:hideMark/>
          </w:tcPr>
          <w:p w14:paraId="37A28514" w14:textId="0D4421F1" w:rsidR="002C3E56" w:rsidRPr="005C52B8" w:rsidRDefault="002C3E56" w:rsidP="002C3E56">
            <w:pPr>
              <w:ind w:left="113" w:right="113"/>
              <w:jc w:val="center"/>
              <w:rPr>
                <w:color w:val="000000"/>
                <w:sz w:val="22"/>
                <w:szCs w:val="22"/>
              </w:rPr>
            </w:pPr>
          </w:p>
        </w:tc>
        <w:tc>
          <w:tcPr>
            <w:tcW w:w="1276" w:type="dxa"/>
            <w:noWrap/>
            <w:hideMark/>
          </w:tcPr>
          <w:p w14:paraId="70D832F2" w14:textId="77777777" w:rsidR="002C3E56" w:rsidRPr="005C52B8" w:rsidRDefault="002C3E56">
            <w:pPr>
              <w:rPr>
                <w:color w:val="000000"/>
                <w:sz w:val="22"/>
                <w:szCs w:val="22"/>
              </w:rPr>
            </w:pPr>
            <w:r w:rsidRPr="005C52B8">
              <w:rPr>
                <w:color w:val="000000"/>
                <w:sz w:val="22"/>
                <w:szCs w:val="22"/>
              </w:rPr>
              <w:t>OUMVA</w:t>
            </w:r>
          </w:p>
        </w:tc>
        <w:tc>
          <w:tcPr>
            <w:tcW w:w="560" w:type="dxa"/>
            <w:noWrap/>
            <w:hideMark/>
          </w:tcPr>
          <w:p w14:paraId="31275039" w14:textId="77777777" w:rsidR="002C3E56" w:rsidRPr="005C52B8" w:rsidRDefault="002C3E56">
            <w:pPr>
              <w:jc w:val="right"/>
              <w:rPr>
                <w:color w:val="000000"/>
                <w:sz w:val="22"/>
                <w:szCs w:val="22"/>
              </w:rPr>
            </w:pPr>
            <w:r w:rsidRPr="005C52B8">
              <w:rPr>
                <w:color w:val="000000"/>
                <w:sz w:val="22"/>
                <w:szCs w:val="22"/>
              </w:rPr>
              <w:t>10</w:t>
            </w:r>
          </w:p>
        </w:tc>
        <w:tc>
          <w:tcPr>
            <w:tcW w:w="964" w:type="dxa"/>
            <w:noWrap/>
            <w:hideMark/>
          </w:tcPr>
          <w:p w14:paraId="4C3D5A2C" w14:textId="77777777" w:rsidR="002C3E56" w:rsidRPr="005C52B8" w:rsidRDefault="002C3E56" w:rsidP="00004DED">
            <w:pPr>
              <w:jc w:val="center"/>
              <w:rPr>
                <w:color w:val="000000"/>
                <w:sz w:val="22"/>
                <w:szCs w:val="22"/>
              </w:rPr>
            </w:pPr>
            <w:r w:rsidRPr="005C52B8">
              <w:rPr>
                <w:color w:val="000000"/>
                <w:sz w:val="22"/>
                <w:szCs w:val="22"/>
              </w:rPr>
              <w:t>-227.39</w:t>
            </w:r>
          </w:p>
        </w:tc>
        <w:tc>
          <w:tcPr>
            <w:tcW w:w="990" w:type="dxa"/>
            <w:noWrap/>
            <w:hideMark/>
          </w:tcPr>
          <w:p w14:paraId="68B91E0D" w14:textId="77777777" w:rsidR="002C3E56" w:rsidRPr="005C52B8" w:rsidRDefault="002C3E56" w:rsidP="00004DED">
            <w:pPr>
              <w:jc w:val="center"/>
              <w:rPr>
                <w:color w:val="000000"/>
                <w:sz w:val="22"/>
                <w:szCs w:val="22"/>
              </w:rPr>
            </w:pPr>
            <w:r w:rsidRPr="005C52B8">
              <w:rPr>
                <w:color w:val="000000"/>
                <w:sz w:val="22"/>
                <w:szCs w:val="22"/>
              </w:rPr>
              <w:t>-33.13</w:t>
            </w:r>
          </w:p>
        </w:tc>
        <w:tc>
          <w:tcPr>
            <w:tcW w:w="1017" w:type="dxa"/>
            <w:noWrap/>
            <w:hideMark/>
          </w:tcPr>
          <w:p w14:paraId="20C2D149" w14:textId="77777777" w:rsidR="002C3E56" w:rsidRPr="005C52B8" w:rsidRDefault="002C3E56" w:rsidP="00004DED">
            <w:pPr>
              <w:jc w:val="center"/>
              <w:rPr>
                <w:color w:val="000000"/>
                <w:sz w:val="22"/>
                <w:szCs w:val="22"/>
              </w:rPr>
            </w:pPr>
            <w:r w:rsidRPr="005C52B8">
              <w:rPr>
                <w:color w:val="000000"/>
                <w:sz w:val="22"/>
                <w:szCs w:val="22"/>
              </w:rPr>
              <w:t>-185.15</w:t>
            </w:r>
          </w:p>
        </w:tc>
        <w:tc>
          <w:tcPr>
            <w:tcW w:w="964" w:type="dxa"/>
            <w:noWrap/>
            <w:hideMark/>
          </w:tcPr>
          <w:p w14:paraId="6CE39AF5" w14:textId="77777777" w:rsidR="002C3E56" w:rsidRPr="005C52B8" w:rsidRDefault="002C3E56" w:rsidP="00004DED">
            <w:pPr>
              <w:jc w:val="center"/>
              <w:rPr>
                <w:color w:val="000000"/>
                <w:sz w:val="22"/>
                <w:szCs w:val="22"/>
              </w:rPr>
            </w:pPr>
            <w:r w:rsidRPr="005C52B8">
              <w:rPr>
                <w:color w:val="000000"/>
                <w:sz w:val="22"/>
                <w:szCs w:val="22"/>
              </w:rPr>
              <w:t>474.79</w:t>
            </w:r>
          </w:p>
        </w:tc>
        <w:tc>
          <w:tcPr>
            <w:tcW w:w="964" w:type="dxa"/>
            <w:noWrap/>
            <w:hideMark/>
          </w:tcPr>
          <w:p w14:paraId="72BCA71B" w14:textId="77777777" w:rsidR="002C3E56" w:rsidRPr="005C52B8" w:rsidRDefault="002C3E56" w:rsidP="00004DED">
            <w:pPr>
              <w:jc w:val="center"/>
              <w:rPr>
                <w:color w:val="000000"/>
                <w:sz w:val="22"/>
                <w:szCs w:val="22"/>
              </w:rPr>
            </w:pPr>
            <w:r w:rsidRPr="005C52B8">
              <w:rPr>
                <w:color w:val="000000"/>
                <w:sz w:val="22"/>
                <w:szCs w:val="22"/>
              </w:rPr>
              <w:t>18.08</w:t>
            </w:r>
          </w:p>
        </w:tc>
        <w:tc>
          <w:tcPr>
            <w:tcW w:w="964" w:type="dxa"/>
            <w:noWrap/>
            <w:hideMark/>
          </w:tcPr>
          <w:p w14:paraId="4A63AB9F"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5C8DD915" w14:textId="77777777" w:rsidTr="005C52B8">
        <w:trPr>
          <w:cantSplit/>
          <w:trHeight w:val="340"/>
        </w:trPr>
        <w:tc>
          <w:tcPr>
            <w:tcW w:w="1413" w:type="dxa"/>
            <w:vMerge/>
            <w:noWrap/>
            <w:textDirection w:val="btLr"/>
            <w:vAlign w:val="center"/>
            <w:hideMark/>
          </w:tcPr>
          <w:p w14:paraId="7CAD75B7" w14:textId="6CE91D12" w:rsidR="002C3E56" w:rsidRPr="005C52B8" w:rsidRDefault="002C3E56" w:rsidP="002C3E56">
            <w:pPr>
              <w:ind w:left="113" w:right="113"/>
              <w:jc w:val="center"/>
              <w:rPr>
                <w:color w:val="000000"/>
                <w:sz w:val="22"/>
                <w:szCs w:val="22"/>
              </w:rPr>
            </w:pPr>
          </w:p>
        </w:tc>
        <w:tc>
          <w:tcPr>
            <w:tcW w:w="1276" w:type="dxa"/>
            <w:noWrap/>
            <w:hideMark/>
          </w:tcPr>
          <w:p w14:paraId="2589F1E1" w14:textId="77777777" w:rsidR="002C3E56" w:rsidRPr="005C52B8" w:rsidRDefault="002C3E56">
            <w:pPr>
              <w:rPr>
                <w:color w:val="000000"/>
                <w:sz w:val="22"/>
                <w:szCs w:val="22"/>
              </w:rPr>
            </w:pPr>
            <w:r w:rsidRPr="005C52B8">
              <w:rPr>
                <w:color w:val="000000"/>
                <w:sz w:val="22"/>
                <w:szCs w:val="22"/>
              </w:rPr>
              <w:t>OUBM1</w:t>
            </w:r>
          </w:p>
        </w:tc>
        <w:tc>
          <w:tcPr>
            <w:tcW w:w="560" w:type="dxa"/>
            <w:noWrap/>
            <w:hideMark/>
          </w:tcPr>
          <w:p w14:paraId="38111D14" w14:textId="77777777" w:rsidR="002C3E56" w:rsidRPr="005C52B8" w:rsidRDefault="002C3E56">
            <w:pPr>
              <w:jc w:val="right"/>
              <w:rPr>
                <w:color w:val="000000"/>
                <w:sz w:val="22"/>
                <w:szCs w:val="22"/>
              </w:rPr>
            </w:pPr>
            <w:r w:rsidRPr="005C52B8">
              <w:rPr>
                <w:color w:val="000000"/>
                <w:sz w:val="22"/>
                <w:szCs w:val="22"/>
              </w:rPr>
              <w:t>7</w:t>
            </w:r>
          </w:p>
        </w:tc>
        <w:tc>
          <w:tcPr>
            <w:tcW w:w="964" w:type="dxa"/>
            <w:noWrap/>
            <w:hideMark/>
          </w:tcPr>
          <w:p w14:paraId="03956807" w14:textId="77777777" w:rsidR="002C3E56" w:rsidRPr="005C52B8" w:rsidRDefault="002C3E56" w:rsidP="00004DED">
            <w:pPr>
              <w:jc w:val="center"/>
              <w:rPr>
                <w:color w:val="000000"/>
                <w:sz w:val="22"/>
                <w:szCs w:val="22"/>
              </w:rPr>
            </w:pPr>
            <w:r w:rsidRPr="005C52B8">
              <w:rPr>
                <w:color w:val="000000"/>
                <w:sz w:val="22"/>
                <w:szCs w:val="22"/>
              </w:rPr>
              <w:t>-244.44</w:t>
            </w:r>
          </w:p>
        </w:tc>
        <w:tc>
          <w:tcPr>
            <w:tcW w:w="990" w:type="dxa"/>
            <w:noWrap/>
            <w:hideMark/>
          </w:tcPr>
          <w:p w14:paraId="15C48D44" w14:textId="77777777" w:rsidR="002C3E56" w:rsidRPr="005C52B8" w:rsidRDefault="002C3E56" w:rsidP="00004DED">
            <w:pPr>
              <w:jc w:val="center"/>
              <w:rPr>
                <w:color w:val="000000"/>
                <w:sz w:val="22"/>
                <w:szCs w:val="22"/>
              </w:rPr>
            </w:pPr>
            <w:r w:rsidRPr="005C52B8">
              <w:rPr>
                <w:color w:val="000000"/>
                <w:sz w:val="22"/>
                <w:szCs w:val="22"/>
              </w:rPr>
              <w:t>-33.16</w:t>
            </w:r>
          </w:p>
        </w:tc>
        <w:tc>
          <w:tcPr>
            <w:tcW w:w="1017" w:type="dxa"/>
            <w:noWrap/>
            <w:hideMark/>
          </w:tcPr>
          <w:p w14:paraId="306C3070" w14:textId="77777777" w:rsidR="002C3E56" w:rsidRPr="005C52B8" w:rsidRDefault="002C3E56" w:rsidP="00004DED">
            <w:pPr>
              <w:jc w:val="center"/>
              <w:rPr>
                <w:color w:val="000000"/>
                <w:sz w:val="22"/>
                <w:szCs w:val="22"/>
              </w:rPr>
            </w:pPr>
            <w:r w:rsidRPr="005C52B8">
              <w:rPr>
                <w:color w:val="000000"/>
                <w:sz w:val="22"/>
                <w:szCs w:val="22"/>
              </w:rPr>
              <w:t>-206.67</w:t>
            </w:r>
          </w:p>
        </w:tc>
        <w:tc>
          <w:tcPr>
            <w:tcW w:w="964" w:type="dxa"/>
            <w:noWrap/>
            <w:hideMark/>
          </w:tcPr>
          <w:p w14:paraId="418AFE25" w14:textId="77777777" w:rsidR="002C3E56" w:rsidRPr="005C52B8" w:rsidRDefault="002C3E56" w:rsidP="00004DED">
            <w:pPr>
              <w:jc w:val="center"/>
              <w:rPr>
                <w:color w:val="000000"/>
                <w:sz w:val="22"/>
                <w:szCs w:val="22"/>
              </w:rPr>
            </w:pPr>
            <w:r w:rsidRPr="005C52B8">
              <w:rPr>
                <w:color w:val="000000"/>
                <w:sz w:val="22"/>
                <w:szCs w:val="22"/>
              </w:rPr>
              <w:t>502.88</w:t>
            </w:r>
          </w:p>
        </w:tc>
        <w:tc>
          <w:tcPr>
            <w:tcW w:w="964" w:type="dxa"/>
            <w:noWrap/>
            <w:hideMark/>
          </w:tcPr>
          <w:p w14:paraId="0C44B9E5" w14:textId="77777777" w:rsidR="002C3E56" w:rsidRPr="005C52B8" w:rsidRDefault="002C3E56" w:rsidP="00004DED">
            <w:pPr>
              <w:jc w:val="center"/>
              <w:rPr>
                <w:color w:val="000000"/>
                <w:sz w:val="22"/>
                <w:szCs w:val="22"/>
              </w:rPr>
            </w:pPr>
            <w:r w:rsidRPr="005C52B8">
              <w:rPr>
                <w:color w:val="000000"/>
                <w:sz w:val="22"/>
                <w:szCs w:val="22"/>
              </w:rPr>
              <w:t>46.17</w:t>
            </w:r>
          </w:p>
        </w:tc>
        <w:tc>
          <w:tcPr>
            <w:tcW w:w="964" w:type="dxa"/>
            <w:noWrap/>
            <w:hideMark/>
          </w:tcPr>
          <w:p w14:paraId="439C419C"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486055B2" w14:textId="77777777" w:rsidTr="005C52B8">
        <w:trPr>
          <w:cantSplit/>
          <w:trHeight w:val="340"/>
        </w:trPr>
        <w:tc>
          <w:tcPr>
            <w:tcW w:w="1413" w:type="dxa"/>
            <w:vMerge/>
            <w:tcBorders>
              <w:bottom w:val="double" w:sz="4" w:space="0" w:color="auto"/>
            </w:tcBorders>
            <w:noWrap/>
            <w:textDirection w:val="btLr"/>
            <w:vAlign w:val="center"/>
            <w:hideMark/>
          </w:tcPr>
          <w:p w14:paraId="48CDEB8C" w14:textId="330EB71F" w:rsidR="002C3E56" w:rsidRPr="005C52B8" w:rsidRDefault="002C3E56" w:rsidP="002C3E56">
            <w:pPr>
              <w:ind w:left="113" w:right="113"/>
              <w:jc w:val="center"/>
              <w:rPr>
                <w:color w:val="000000"/>
                <w:sz w:val="22"/>
                <w:szCs w:val="22"/>
              </w:rPr>
            </w:pPr>
          </w:p>
        </w:tc>
        <w:tc>
          <w:tcPr>
            <w:tcW w:w="1276" w:type="dxa"/>
            <w:tcBorders>
              <w:bottom w:val="double" w:sz="4" w:space="0" w:color="auto"/>
            </w:tcBorders>
            <w:noWrap/>
            <w:hideMark/>
          </w:tcPr>
          <w:p w14:paraId="1ED22970" w14:textId="77777777" w:rsidR="002C3E56" w:rsidRPr="005C52B8" w:rsidRDefault="002C3E56">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7F8C5D6A" w14:textId="77777777" w:rsidR="002C3E56" w:rsidRPr="005C52B8" w:rsidRDefault="002C3E56">
            <w:pPr>
              <w:jc w:val="right"/>
              <w:rPr>
                <w:color w:val="000000"/>
                <w:sz w:val="22"/>
                <w:szCs w:val="22"/>
              </w:rPr>
            </w:pPr>
            <w:r w:rsidRPr="005C52B8">
              <w:rPr>
                <w:color w:val="000000"/>
                <w:sz w:val="22"/>
                <w:szCs w:val="22"/>
              </w:rPr>
              <w:t>8</w:t>
            </w:r>
          </w:p>
        </w:tc>
        <w:tc>
          <w:tcPr>
            <w:tcW w:w="964" w:type="dxa"/>
            <w:tcBorders>
              <w:bottom w:val="double" w:sz="4" w:space="0" w:color="auto"/>
            </w:tcBorders>
            <w:noWrap/>
            <w:hideMark/>
          </w:tcPr>
          <w:p w14:paraId="46E8A065" w14:textId="77777777" w:rsidR="002C3E56" w:rsidRPr="005C52B8" w:rsidRDefault="002C3E56" w:rsidP="00004DED">
            <w:pPr>
              <w:jc w:val="center"/>
              <w:rPr>
                <w:color w:val="000000"/>
                <w:sz w:val="22"/>
                <w:szCs w:val="22"/>
              </w:rPr>
            </w:pPr>
            <w:r w:rsidRPr="005C52B8">
              <w:rPr>
                <w:color w:val="000000"/>
                <w:sz w:val="22"/>
                <w:szCs w:val="22"/>
              </w:rPr>
              <w:t>-225.58</w:t>
            </w:r>
          </w:p>
        </w:tc>
        <w:tc>
          <w:tcPr>
            <w:tcW w:w="990" w:type="dxa"/>
            <w:tcBorders>
              <w:bottom w:val="double" w:sz="4" w:space="0" w:color="auto"/>
            </w:tcBorders>
            <w:noWrap/>
            <w:hideMark/>
          </w:tcPr>
          <w:p w14:paraId="655E2A51" w14:textId="77777777" w:rsidR="002C3E56" w:rsidRPr="005C52B8" w:rsidRDefault="002C3E56" w:rsidP="00004DED">
            <w:pPr>
              <w:jc w:val="center"/>
              <w:rPr>
                <w:color w:val="000000"/>
                <w:sz w:val="22"/>
                <w:szCs w:val="22"/>
              </w:rPr>
            </w:pPr>
            <w:r w:rsidRPr="005C52B8">
              <w:rPr>
                <w:color w:val="000000"/>
                <w:sz w:val="22"/>
                <w:szCs w:val="22"/>
              </w:rPr>
              <w:t>-32.71</w:t>
            </w:r>
          </w:p>
        </w:tc>
        <w:tc>
          <w:tcPr>
            <w:tcW w:w="1017" w:type="dxa"/>
            <w:tcBorders>
              <w:bottom w:val="double" w:sz="4" w:space="0" w:color="auto"/>
            </w:tcBorders>
            <w:noWrap/>
            <w:hideMark/>
          </w:tcPr>
          <w:p w14:paraId="688A4748" w14:textId="77777777" w:rsidR="002C3E56" w:rsidRPr="005C52B8" w:rsidRDefault="002C3E56" w:rsidP="00004DED">
            <w:pPr>
              <w:jc w:val="center"/>
              <w:rPr>
                <w:color w:val="000000"/>
                <w:sz w:val="22"/>
                <w:szCs w:val="22"/>
              </w:rPr>
            </w:pPr>
            <w:r w:rsidRPr="005C52B8">
              <w:rPr>
                <w:color w:val="000000"/>
                <w:sz w:val="22"/>
                <w:szCs w:val="22"/>
              </w:rPr>
              <w:t>-186.58</w:t>
            </w:r>
          </w:p>
        </w:tc>
        <w:tc>
          <w:tcPr>
            <w:tcW w:w="964" w:type="dxa"/>
            <w:tcBorders>
              <w:bottom w:val="double" w:sz="4" w:space="0" w:color="auto"/>
            </w:tcBorders>
            <w:noWrap/>
            <w:hideMark/>
          </w:tcPr>
          <w:p w14:paraId="1BDD778A" w14:textId="77777777" w:rsidR="002C3E56" w:rsidRPr="005C52B8" w:rsidRDefault="002C3E56" w:rsidP="00004DED">
            <w:pPr>
              <w:jc w:val="center"/>
              <w:rPr>
                <w:color w:val="000000"/>
                <w:sz w:val="22"/>
                <w:szCs w:val="22"/>
              </w:rPr>
            </w:pPr>
            <w:r w:rsidRPr="005C52B8">
              <w:rPr>
                <w:color w:val="000000"/>
                <w:sz w:val="22"/>
                <w:szCs w:val="22"/>
              </w:rPr>
              <w:t>467.17</w:t>
            </w:r>
          </w:p>
        </w:tc>
        <w:tc>
          <w:tcPr>
            <w:tcW w:w="964" w:type="dxa"/>
            <w:tcBorders>
              <w:bottom w:val="double" w:sz="4" w:space="0" w:color="auto"/>
            </w:tcBorders>
            <w:noWrap/>
            <w:hideMark/>
          </w:tcPr>
          <w:p w14:paraId="1A3FAF91" w14:textId="77777777" w:rsidR="002C3E56" w:rsidRPr="005C52B8" w:rsidRDefault="002C3E56" w:rsidP="00004DED">
            <w:pPr>
              <w:jc w:val="center"/>
              <w:rPr>
                <w:color w:val="000000"/>
                <w:sz w:val="22"/>
                <w:szCs w:val="22"/>
              </w:rPr>
            </w:pPr>
            <w:r w:rsidRPr="005C52B8">
              <w:rPr>
                <w:color w:val="000000"/>
                <w:sz w:val="22"/>
                <w:szCs w:val="22"/>
              </w:rPr>
              <w:t>10.46</w:t>
            </w:r>
          </w:p>
        </w:tc>
        <w:tc>
          <w:tcPr>
            <w:tcW w:w="964" w:type="dxa"/>
            <w:tcBorders>
              <w:bottom w:val="double" w:sz="4" w:space="0" w:color="auto"/>
            </w:tcBorders>
            <w:noWrap/>
            <w:hideMark/>
          </w:tcPr>
          <w:p w14:paraId="183F1DA1"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7E67AD5C" w14:textId="77777777" w:rsidTr="005C52B8">
        <w:trPr>
          <w:cantSplit/>
          <w:trHeight w:val="340"/>
        </w:trPr>
        <w:tc>
          <w:tcPr>
            <w:tcW w:w="1413" w:type="dxa"/>
            <w:vMerge w:val="restart"/>
            <w:tcBorders>
              <w:top w:val="double" w:sz="4" w:space="0" w:color="auto"/>
            </w:tcBorders>
            <w:noWrap/>
            <w:textDirection w:val="btLr"/>
            <w:vAlign w:val="center"/>
            <w:hideMark/>
          </w:tcPr>
          <w:p w14:paraId="32C46DF3" w14:textId="28F4A7F9" w:rsidR="002C3E56" w:rsidRPr="005C52B8" w:rsidRDefault="002C3E56" w:rsidP="002C3E56">
            <w:pPr>
              <w:ind w:left="113" w:right="113"/>
              <w:jc w:val="center"/>
              <w:rPr>
                <w:color w:val="000000"/>
                <w:sz w:val="22"/>
                <w:szCs w:val="22"/>
              </w:rPr>
            </w:pPr>
            <w:r w:rsidRPr="005C52B8">
              <w:rPr>
                <w:color w:val="000000"/>
                <w:sz w:val="22"/>
                <w:szCs w:val="22"/>
              </w:rPr>
              <w:t>HYB</w:t>
            </w:r>
          </w:p>
        </w:tc>
        <w:tc>
          <w:tcPr>
            <w:tcW w:w="1276" w:type="dxa"/>
            <w:tcBorders>
              <w:top w:val="double" w:sz="4" w:space="0" w:color="auto"/>
            </w:tcBorders>
            <w:noWrap/>
            <w:hideMark/>
          </w:tcPr>
          <w:p w14:paraId="34BAC66A" w14:textId="77777777" w:rsidR="002C3E56" w:rsidRPr="005C52B8" w:rsidRDefault="002C3E56">
            <w:pPr>
              <w:rPr>
                <w:color w:val="000000"/>
                <w:sz w:val="22"/>
                <w:szCs w:val="22"/>
              </w:rPr>
            </w:pPr>
            <w:r w:rsidRPr="005C52B8">
              <w:rPr>
                <w:color w:val="000000"/>
                <w:sz w:val="22"/>
                <w:szCs w:val="22"/>
              </w:rPr>
              <w:t>BMS</w:t>
            </w:r>
          </w:p>
        </w:tc>
        <w:tc>
          <w:tcPr>
            <w:tcW w:w="560" w:type="dxa"/>
            <w:tcBorders>
              <w:top w:val="double" w:sz="4" w:space="0" w:color="auto"/>
            </w:tcBorders>
            <w:noWrap/>
            <w:hideMark/>
          </w:tcPr>
          <w:p w14:paraId="7C5AA0C1" w14:textId="77777777" w:rsidR="002C3E56" w:rsidRPr="005C52B8" w:rsidRDefault="002C3E56">
            <w:pPr>
              <w:jc w:val="right"/>
              <w:rPr>
                <w:color w:val="000000"/>
                <w:sz w:val="22"/>
                <w:szCs w:val="22"/>
              </w:rPr>
            </w:pPr>
            <w:r w:rsidRPr="005C52B8">
              <w:rPr>
                <w:color w:val="000000"/>
                <w:sz w:val="22"/>
                <w:szCs w:val="22"/>
              </w:rPr>
              <w:t>9</w:t>
            </w:r>
          </w:p>
        </w:tc>
        <w:tc>
          <w:tcPr>
            <w:tcW w:w="964" w:type="dxa"/>
            <w:tcBorders>
              <w:top w:val="double" w:sz="4" w:space="0" w:color="auto"/>
            </w:tcBorders>
            <w:noWrap/>
            <w:hideMark/>
          </w:tcPr>
          <w:p w14:paraId="3BD5FA8F" w14:textId="77777777" w:rsidR="002C3E56" w:rsidRPr="005C52B8" w:rsidRDefault="002C3E56" w:rsidP="00004DED">
            <w:pPr>
              <w:jc w:val="center"/>
              <w:rPr>
                <w:color w:val="000000"/>
                <w:sz w:val="22"/>
                <w:szCs w:val="22"/>
              </w:rPr>
            </w:pPr>
            <w:r w:rsidRPr="005C52B8">
              <w:rPr>
                <w:color w:val="000000"/>
                <w:sz w:val="22"/>
                <w:szCs w:val="22"/>
              </w:rPr>
              <w:t>-244.46</w:t>
            </w:r>
          </w:p>
        </w:tc>
        <w:tc>
          <w:tcPr>
            <w:tcW w:w="990" w:type="dxa"/>
            <w:tcBorders>
              <w:top w:val="double" w:sz="4" w:space="0" w:color="auto"/>
            </w:tcBorders>
            <w:noWrap/>
            <w:hideMark/>
          </w:tcPr>
          <w:p w14:paraId="1AFA0FE6" w14:textId="77777777" w:rsidR="002C3E56" w:rsidRPr="005C52B8" w:rsidRDefault="002C3E56" w:rsidP="00004DED">
            <w:pPr>
              <w:jc w:val="center"/>
              <w:rPr>
                <w:color w:val="000000"/>
                <w:sz w:val="22"/>
                <w:szCs w:val="22"/>
              </w:rPr>
            </w:pPr>
            <w:r w:rsidRPr="005C52B8">
              <w:rPr>
                <w:color w:val="000000"/>
                <w:sz w:val="22"/>
                <w:szCs w:val="22"/>
              </w:rPr>
              <w:t>-33.08</w:t>
            </w:r>
          </w:p>
        </w:tc>
        <w:tc>
          <w:tcPr>
            <w:tcW w:w="1017" w:type="dxa"/>
            <w:tcBorders>
              <w:top w:val="double" w:sz="4" w:space="0" w:color="auto"/>
            </w:tcBorders>
            <w:noWrap/>
            <w:hideMark/>
          </w:tcPr>
          <w:p w14:paraId="0640BD21" w14:textId="77777777" w:rsidR="002C3E56" w:rsidRPr="005C52B8" w:rsidRDefault="002C3E56" w:rsidP="00004DED">
            <w:pPr>
              <w:jc w:val="center"/>
              <w:rPr>
                <w:color w:val="000000"/>
                <w:sz w:val="22"/>
                <w:szCs w:val="22"/>
              </w:rPr>
            </w:pPr>
            <w:r w:rsidRPr="005C52B8">
              <w:rPr>
                <w:color w:val="000000"/>
                <w:sz w:val="22"/>
                <w:szCs w:val="22"/>
              </w:rPr>
              <w:t>-204.83</w:t>
            </w:r>
          </w:p>
        </w:tc>
        <w:tc>
          <w:tcPr>
            <w:tcW w:w="964" w:type="dxa"/>
            <w:tcBorders>
              <w:top w:val="double" w:sz="4" w:space="0" w:color="auto"/>
            </w:tcBorders>
            <w:noWrap/>
            <w:hideMark/>
          </w:tcPr>
          <w:p w14:paraId="7CA454E8" w14:textId="77777777" w:rsidR="002C3E56" w:rsidRPr="005C52B8" w:rsidRDefault="002C3E56" w:rsidP="00004DED">
            <w:pPr>
              <w:jc w:val="center"/>
              <w:rPr>
                <w:color w:val="000000"/>
                <w:sz w:val="22"/>
                <w:szCs w:val="22"/>
              </w:rPr>
            </w:pPr>
            <w:r w:rsidRPr="005C52B8">
              <w:rPr>
                <w:color w:val="000000"/>
                <w:sz w:val="22"/>
                <w:szCs w:val="22"/>
              </w:rPr>
              <w:t>506.93</w:t>
            </w:r>
          </w:p>
        </w:tc>
        <w:tc>
          <w:tcPr>
            <w:tcW w:w="964" w:type="dxa"/>
            <w:tcBorders>
              <w:top w:val="double" w:sz="4" w:space="0" w:color="auto"/>
            </w:tcBorders>
            <w:noWrap/>
            <w:hideMark/>
          </w:tcPr>
          <w:p w14:paraId="475A31C8" w14:textId="77777777" w:rsidR="002C3E56" w:rsidRPr="005C52B8" w:rsidRDefault="002C3E56" w:rsidP="00004DED">
            <w:pPr>
              <w:jc w:val="center"/>
              <w:rPr>
                <w:color w:val="000000"/>
                <w:sz w:val="22"/>
                <w:szCs w:val="22"/>
              </w:rPr>
            </w:pPr>
            <w:r w:rsidRPr="005C52B8">
              <w:rPr>
                <w:color w:val="000000"/>
                <w:sz w:val="22"/>
                <w:szCs w:val="22"/>
              </w:rPr>
              <w:t>50.22</w:t>
            </w:r>
          </w:p>
        </w:tc>
        <w:tc>
          <w:tcPr>
            <w:tcW w:w="964" w:type="dxa"/>
            <w:tcBorders>
              <w:top w:val="double" w:sz="4" w:space="0" w:color="auto"/>
            </w:tcBorders>
            <w:noWrap/>
            <w:hideMark/>
          </w:tcPr>
          <w:p w14:paraId="6A3495E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0D69AE5" w14:textId="77777777" w:rsidTr="005C52B8">
        <w:trPr>
          <w:cantSplit/>
          <w:trHeight w:val="340"/>
        </w:trPr>
        <w:tc>
          <w:tcPr>
            <w:tcW w:w="1413" w:type="dxa"/>
            <w:vMerge/>
            <w:noWrap/>
            <w:hideMark/>
          </w:tcPr>
          <w:p w14:paraId="6A729895" w14:textId="7AD7FEC2" w:rsidR="002C3E56" w:rsidRPr="005C52B8" w:rsidRDefault="002C3E56" w:rsidP="00B5411B">
            <w:pPr>
              <w:rPr>
                <w:color w:val="000000"/>
                <w:sz w:val="22"/>
                <w:szCs w:val="22"/>
              </w:rPr>
            </w:pPr>
          </w:p>
        </w:tc>
        <w:tc>
          <w:tcPr>
            <w:tcW w:w="1276" w:type="dxa"/>
            <w:noWrap/>
            <w:hideMark/>
          </w:tcPr>
          <w:p w14:paraId="49547734" w14:textId="77777777" w:rsidR="002C3E56" w:rsidRPr="005C52B8" w:rsidRDefault="002C3E56">
            <w:pPr>
              <w:rPr>
                <w:color w:val="000000"/>
                <w:sz w:val="22"/>
                <w:szCs w:val="22"/>
              </w:rPr>
            </w:pPr>
            <w:r w:rsidRPr="005C52B8">
              <w:rPr>
                <w:color w:val="000000"/>
                <w:sz w:val="22"/>
                <w:szCs w:val="22"/>
              </w:rPr>
              <w:t>OUM</w:t>
            </w:r>
          </w:p>
        </w:tc>
        <w:tc>
          <w:tcPr>
            <w:tcW w:w="560" w:type="dxa"/>
            <w:noWrap/>
            <w:hideMark/>
          </w:tcPr>
          <w:p w14:paraId="486DCF05" w14:textId="77777777" w:rsidR="002C3E56" w:rsidRPr="005C52B8" w:rsidRDefault="002C3E56">
            <w:pPr>
              <w:jc w:val="right"/>
              <w:rPr>
                <w:color w:val="000000"/>
                <w:sz w:val="22"/>
                <w:szCs w:val="22"/>
              </w:rPr>
            </w:pPr>
            <w:r w:rsidRPr="005C52B8">
              <w:rPr>
                <w:color w:val="000000"/>
                <w:sz w:val="22"/>
                <w:szCs w:val="22"/>
              </w:rPr>
              <w:t>10</w:t>
            </w:r>
          </w:p>
        </w:tc>
        <w:tc>
          <w:tcPr>
            <w:tcW w:w="964" w:type="dxa"/>
            <w:noWrap/>
            <w:hideMark/>
          </w:tcPr>
          <w:p w14:paraId="37ABD772" w14:textId="77777777" w:rsidR="002C3E56" w:rsidRPr="005C52B8" w:rsidRDefault="002C3E56" w:rsidP="00004DED">
            <w:pPr>
              <w:jc w:val="center"/>
              <w:rPr>
                <w:color w:val="000000"/>
                <w:sz w:val="22"/>
                <w:szCs w:val="22"/>
              </w:rPr>
            </w:pPr>
            <w:r w:rsidRPr="005C52B8">
              <w:rPr>
                <w:color w:val="000000"/>
                <w:sz w:val="22"/>
                <w:szCs w:val="22"/>
              </w:rPr>
              <w:t>-224.12</w:t>
            </w:r>
          </w:p>
        </w:tc>
        <w:tc>
          <w:tcPr>
            <w:tcW w:w="990" w:type="dxa"/>
            <w:noWrap/>
            <w:hideMark/>
          </w:tcPr>
          <w:p w14:paraId="56750814" w14:textId="77777777" w:rsidR="002C3E56" w:rsidRPr="005C52B8" w:rsidRDefault="002C3E56" w:rsidP="00004DED">
            <w:pPr>
              <w:jc w:val="center"/>
              <w:rPr>
                <w:color w:val="000000"/>
                <w:sz w:val="22"/>
                <w:szCs w:val="22"/>
              </w:rPr>
            </w:pPr>
            <w:r w:rsidRPr="005C52B8">
              <w:rPr>
                <w:color w:val="000000"/>
                <w:sz w:val="22"/>
                <w:szCs w:val="22"/>
              </w:rPr>
              <w:t>-32.67</w:t>
            </w:r>
          </w:p>
        </w:tc>
        <w:tc>
          <w:tcPr>
            <w:tcW w:w="1017" w:type="dxa"/>
            <w:noWrap/>
            <w:hideMark/>
          </w:tcPr>
          <w:p w14:paraId="62C3D509" w14:textId="77777777" w:rsidR="002C3E56" w:rsidRPr="005C52B8" w:rsidRDefault="002C3E56" w:rsidP="00004DED">
            <w:pPr>
              <w:jc w:val="center"/>
              <w:rPr>
                <w:color w:val="000000"/>
                <w:sz w:val="22"/>
                <w:szCs w:val="22"/>
              </w:rPr>
            </w:pPr>
            <w:r w:rsidRPr="005C52B8">
              <w:rPr>
                <w:color w:val="000000"/>
                <w:sz w:val="22"/>
                <w:szCs w:val="22"/>
              </w:rPr>
              <w:t>-188.99</w:t>
            </w:r>
          </w:p>
        </w:tc>
        <w:tc>
          <w:tcPr>
            <w:tcW w:w="964" w:type="dxa"/>
            <w:noWrap/>
            <w:hideMark/>
          </w:tcPr>
          <w:p w14:paraId="0DD09815" w14:textId="77777777" w:rsidR="002C3E56" w:rsidRPr="005C52B8" w:rsidRDefault="002C3E56" w:rsidP="00004DED">
            <w:pPr>
              <w:jc w:val="center"/>
              <w:rPr>
                <w:color w:val="000000"/>
                <w:sz w:val="22"/>
                <w:szCs w:val="22"/>
              </w:rPr>
            </w:pPr>
            <w:r w:rsidRPr="005C52B8">
              <w:rPr>
                <w:color w:val="000000"/>
                <w:sz w:val="22"/>
                <w:szCs w:val="22"/>
              </w:rPr>
              <w:t>468.23</w:t>
            </w:r>
          </w:p>
        </w:tc>
        <w:tc>
          <w:tcPr>
            <w:tcW w:w="964" w:type="dxa"/>
            <w:noWrap/>
            <w:hideMark/>
          </w:tcPr>
          <w:p w14:paraId="166720FE" w14:textId="77777777" w:rsidR="002C3E56" w:rsidRPr="005C52B8" w:rsidRDefault="002C3E56" w:rsidP="00004DED">
            <w:pPr>
              <w:jc w:val="center"/>
              <w:rPr>
                <w:color w:val="000000"/>
                <w:sz w:val="22"/>
                <w:szCs w:val="22"/>
              </w:rPr>
            </w:pPr>
            <w:r w:rsidRPr="005C52B8">
              <w:rPr>
                <w:color w:val="000000"/>
                <w:sz w:val="22"/>
                <w:szCs w:val="22"/>
              </w:rPr>
              <w:t>11.52</w:t>
            </w:r>
          </w:p>
        </w:tc>
        <w:tc>
          <w:tcPr>
            <w:tcW w:w="964" w:type="dxa"/>
            <w:noWrap/>
            <w:hideMark/>
          </w:tcPr>
          <w:p w14:paraId="0D696F11"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4E123502" w14:textId="77777777" w:rsidTr="005C52B8">
        <w:trPr>
          <w:cantSplit/>
          <w:trHeight w:val="340"/>
        </w:trPr>
        <w:tc>
          <w:tcPr>
            <w:tcW w:w="1413" w:type="dxa"/>
            <w:vMerge/>
            <w:tcBorders>
              <w:bottom w:val="double" w:sz="4" w:space="0" w:color="auto"/>
            </w:tcBorders>
            <w:noWrap/>
            <w:hideMark/>
          </w:tcPr>
          <w:p w14:paraId="6401141D" w14:textId="1C637FC9" w:rsidR="002C3E56" w:rsidRPr="005C52B8" w:rsidRDefault="002C3E56">
            <w:pPr>
              <w:rPr>
                <w:color w:val="000000"/>
                <w:sz w:val="22"/>
                <w:szCs w:val="22"/>
              </w:rPr>
            </w:pPr>
          </w:p>
        </w:tc>
        <w:tc>
          <w:tcPr>
            <w:tcW w:w="1276" w:type="dxa"/>
            <w:tcBorders>
              <w:bottom w:val="double" w:sz="4" w:space="0" w:color="auto"/>
            </w:tcBorders>
            <w:noWrap/>
            <w:hideMark/>
          </w:tcPr>
          <w:p w14:paraId="186D7CF8" w14:textId="77777777" w:rsidR="002C3E56" w:rsidRPr="005C52B8" w:rsidRDefault="002C3E56">
            <w:pPr>
              <w:rPr>
                <w:color w:val="000000"/>
                <w:sz w:val="22"/>
                <w:szCs w:val="22"/>
              </w:rPr>
            </w:pPr>
            <w:r w:rsidRPr="005C52B8">
              <w:rPr>
                <w:color w:val="000000"/>
                <w:sz w:val="22"/>
                <w:szCs w:val="22"/>
              </w:rPr>
              <w:t>OUMVA</w:t>
            </w:r>
          </w:p>
        </w:tc>
        <w:tc>
          <w:tcPr>
            <w:tcW w:w="560" w:type="dxa"/>
            <w:tcBorders>
              <w:bottom w:val="double" w:sz="4" w:space="0" w:color="auto"/>
            </w:tcBorders>
            <w:noWrap/>
            <w:hideMark/>
          </w:tcPr>
          <w:p w14:paraId="3B60072B" w14:textId="77777777" w:rsidR="002C3E56" w:rsidRPr="005C52B8" w:rsidRDefault="002C3E56">
            <w:pPr>
              <w:jc w:val="right"/>
              <w:rPr>
                <w:color w:val="000000"/>
                <w:sz w:val="22"/>
                <w:szCs w:val="22"/>
              </w:rPr>
            </w:pPr>
            <w:r w:rsidRPr="005C52B8">
              <w:rPr>
                <w:color w:val="000000"/>
                <w:sz w:val="22"/>
                <w:szCs w:val="22"/>
              </w:rPr>
              <w:t>16</w:t>
            </w:r>
          </w:p>
        </w:tc>
        <w:tc>
          <w:tcPr>
            <w:tcW w:w="964" w:type="dxa"/>
            <w:tcBorders>
              <w:bottom w:val="double" w:sz="4" w:space="0" w:color="auto"/>
            </w:tcBorders>
            <w:noWrap/>
            <w:hideMark/>
          </w:tcPr>
          <w:p w14:paraId="6DFFC4A0" w14:textId="77777777" w:rsidR="002C3E56" w:rsidRPr="005C52B8" w:rsidRDefault="002C3E56" w:rsidP="00004DED">
            <w:pPr>
              <w:jc w:val="center"/>
              <w:rPr>
                <w:color w:val="000000"/>
                <w:sz w:val="22"/>
                <w:szCs w:val="22"/>
              </w:rPr>
            </w:pPr>
            <w:r w:rsidRPr="005C52B8">
              <w:rPr>
                <w:color w:val="000000"/>
                <w:sz w:val="22"/>
                <w:szCs w:val="22"/>
              </w:rPr>
              <w:t>-226.56</w:t>
            </w:r>
          </w:p>
        </w:tc>
        <w:tc>
          <w:tcPr>
            <w:tcW w:w="990" w:type="dxa"/>
            <w:tcBorders>
              <w:bottom w:val="double" w:sz="4" w:space="0" w:color="auto"/>
            </w:tcBorders>
            <w:noWrap/>
            <w:hideMark/>
          </w:tcPr>
          <w:p w14:paraId="08271D53" w14:textId="77777777" w:rsidR="002C3E56" w:rsidRPr="005C52B8" w:rsidRDefault="002C3E56" w:rsidP="00004DED">
            <w:pPr>
              <w:jc w:val="center"/>
              <w:rPr>
                <w:color w:val="000000"/>
                <w:sz w:val="22"/>
                <w:szCs w:val="22"/>
              </w:rPr>
            </w:pPr>
            <w:r w:rsidRPr="005C52B8">
              <w:rPr>
                <w:color w:val="000000"/>
                <w:sz w:val="22"/>
                <w:szCs w:val="22"/>
              </w:rPr>
              <w:t>-33.03</w:t>
            </w:r>
          </w:p>
        </w:tc>
        <w:tc>
          <w:tcPr>
            <w:tcW w:w="1017" w:type="dxa"/>
            <w:tcBorders>
              <w:bottom w:val="double" w:sz="4" w:space="0" w:color="auto"/>
            </w:tcBorders>
            <w:noWrap/>
            <w:hideMark/>
          </w:tcPr>
          <w:p w14:paraId="5F9C9B8B" w14:textId="77777777" w:rsidR="002C3E56" w:rsidRPr="005C52B8" w:rsidRDefault="002C3E56" w:rsidP="00004DED">
            <w:pPr>
              <w:jc w:val="center"/>
              <w:rPr>
                <w:color w:val="000000"/>
                <w:sz w:val="22"/>
                <w:szCs w:val="22"/>
              </w:rPr>
            </w:pPr>
            <w:r w:rsidRPr="005C52B8">
              <w:rPr>
                <w:color w:val="000000"/>
                <w:sz w:val="22"/>
                <w:szCs w:val="22"/>
              </w:rPr>
              <w:t>-179.11</w:t>
            </w:r>
          </w:p>
        </w:tc>
        <w:tc>
          <w:tcPr>
            <w:tcW w:w="964" w:type="dxa"/>
            <w:tcBorders>
              <w:bottom w:val="double" w:sz="4" w:space="0" w:color="auto"/>
            </w:tcBorders>
            <w:noWrap/>
            <w:hideMark/>
          </w:tcPr>
          <w:p w14:paraId="16080BA6" w14:textId="77777777" w:rsidR="002C3E56" w:rsidRPr="005C52B8" w:rsidRDefault="002C3E56" w:rsidP="00004DED">
            <w:pPr>
              <w:jc w:val="center"/>
              <w:rPr>
                <w:color w:val="000000"/>
                <w:sz w:val="22"/>
                <w:szCs w:val="22"/>
              </w:rPr>
            </w:pPr>
            <w:r w:rsidRPr="005C52B8">
              <w:rPr>
                <w:color w:val="000000"/>
                <w:sz w:val="22"/>
                <w:szCs w:val="22"/>
              </w:rPr>
              <w:t>485.13</w:t>
            </w:r>
          </w:p>
        </w:tc>
        <w:tc>
          <w:tcPr>
            <w:tcW w:w="964" w:type="dxa"/>
            <w:tcBorders>
              <w:bottom w:val="double" w:sz="4" w:space="0" w:color="auto"/>
            </w:tcBorders>
            <w:noWrap/>
            <w:hideMark/>
          </w:tcPr>
          <w:p w14:paraId="4DB3A536" w14:textId="77777777" w:rsidR="002C3E56" w:rsidRPr="005C52B8" w:rsidRDefault="002C3E56" w:rsidP="00004DED">
            <w:pPr>
              <w:jc w:val="center"/>
              <w:rPr>
                <w:color w:val="000000"/>
                <w:sz w:val="22"/>
                <w:szCs w:val="22"/>
              </w:rPr>
            </w:pPr>
            <w:r w:rsidRPr="005C52B8">
              <w:rPr>
                <w:color w:val="000000"/>
                <w:sz w:val="22"/>
                <w:szCs w:val="22"/>
              </w:rPr>
              <w:t>28.42</w:t>
            </w:r>
          </w:p>
        </w:tc>
        <w:tc>
          <w:tcPr>
            <w:tcW w:w="964" w:type="dxa"/>
            <w:tcBorders>
              <w:bottom w:val="double" w:sz="4" w:space="0" w:color="auto"/>
            </w:tcBorders>
            <w:noWrap/>
            <w:hideMark/>
          </w:tcPr>
          <w:p w14:paraId="7FD5F483" w14:textId="77777777" w:rsidR="002C3E56" w:rsidRPr="005C52B8" w:rsidRDefault="002C3E56" w:rsidP="00004DED">
            <w:pPr>
              <w:jc w:val="center"/>
              <w:rPr>
                <w:color w:val="000000"/>
                <w:sz w:val="22"/>
                <w:szCs w:val="22"/>
              </w:rPr>
            </w:pPr>
            <w:r w:rsidRPr="005C52B8">
              <w:rPr>
                <w:color w:val="000000"/>
                <w:sz w:val="22"/>
                <w:szCs w:val="22"/>
              </w:rPr>
              <w:t>0</w:t>
            </w:r>
          </w:p>
        </w:tc>
      </w:tr>
    </w:tbl>
    <w:p w14:paraId="70719D43" w14:textId="3AD218C3" w:rsidR="00BD595F" w:rsidRPr="00AD146C" w:rsidRDefault="00BD595F" w:rsidP="00BD595F">
      <w:pPr>
        <w:rPr>
          <w:color w:val="000000"/>
          <w:rPrChange w:id="168" w:author="O'Meara, Brian C" w:date="2022-07-06T11:51:00Z">
            <w:rPr>
              <w:color w:val="000000"/>
              <w:sz w:val="22"/>
              <w:szCs w:val="22"/>
            </w:rPr>
          </w:rPrChange>
        </w:rPr>
      </w:pPr>
      <w:r>
        <w:rPr>
          <w:rFonts w:eastAsiaTheme="minorEastAsia"/>
          <w:b/>
          <w:bCs/>
        </w:rPr>
        <w:lastRenderedPageBreak/>
        <w:t>Table 6:</w:t>
      </w:r>
      <w:r>
        <w:rPr>
          <w:rFonts w:eastAsiaTheme="minorEastAsia"/>
        </w:rPr>
        <w:t xml:space="preserve"> Model averaged parameter estimates and standard errors for </w:t>
      </w:r>
      <w:r w:rsidRPr="00815194">
        <w:rPr>
          <w:rFonts w:eastAsiaTheme="minorEastAsia"/>
        </w:rPr>
        <w:t>Ericaceae aridity index and fruit type data.</w:t>
      </w:r>
      <w:r>
        <w:rPr>
          <w:rFonts w:eastAsiaTheme="minorEastAsia"/>
        </w:rPr>
        <w:t xml:space="preserve"> Models with higher AIC weights contribute more overall to the parameter values. The units for</w:t>
      </w:r>
      <w:r>
        <w:rPr>
          <w:rFonts w:ascii="Cambria Math" w:hAnsi="Cambria Math"/>
          <w:i/>
          <w:color w:val="000000"/>
          <w:sz w:val="22"/>
          <w:szCs w:val="22"/>
        </w:rPr>
        <w:t xml:space="preserve"> </w:t>
      </w:r>
      <m:oMath>
        <m:r>
          <w:rPr>
            <w:rFonts w:ascii="Cambria Math" w:hAnsi="Cambria Math"/>
            <w:color w:val="000000"/>
            <w:sz w:val="22"/>
            <w:szCs w:val="22"/>
          </w:rPr>
          <m:t>α</m:t>
        </m:r>
      </m:oMath>
      <w:r>
        <w:rPr>
          <w:rFonts w:eastAsiaTheme="minorEastAsia"/>
        </w:rPr>
        <w:t>,</w:t>
      </w:r>
      <w:r w:rsidRPr="00733FF9">
        <w:rPr>
          <w:rFonts w:ascii="Cambria Math" w:hAnsi="Cambria Math"/>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Pr>
          <w:rFonts w:eastAsiaTheme="minorEastAsia"/>
        </w:rPr>
        <w:t xml:space="preserve">, and </w:t>
      </w:r>
      <m:oMath>
        <m:r>
          <w:rPr>
            <w:rFonts w:ascii="Cambria Math" w:hAnsi="Cambria Math"/>
            <w:color w:val="000000"/>
            <w:sz w:val="22"/>
            <w:szCs w:val="22"/>
          </w:rPr>
          <m:t>θ</m:t>
        </m:r>
      </m:oMath>
      <w:r>
        <w:rPr>
          <w:rFonts w:eastAsiaTheme="minorEastAsia"/>
          <w:color w:val="000000"/>
          <w:sz w:val="22"/>
          <w:szCs w:val="22"/>
        </w:rPr>
        <w:t xml:space="preserve"> </w:t>
      </w:r>
      <w:r>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061CFE">
        <w:rPr>
          <w:rFonts w:eastAsiaTheme="minorEastAsia"/>
        </w:rPr>
        <w:t xml:space="preserve"> ÷ </w:t>
      </w:r>
      <m:oMath>
        <m:r>
          <w:rPr>
            <w:rFonts w:ascii="Cambria Math" w:eastAsiaTheme="minorEastAsia" w:hAnsi="Cambria Math"/>
          </w:rPr>
          <m:t>time</m:t>
        </m:r>
      </m:oMath>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Pr>
          <w:rFonts w:eastAsiaTheme="minorEastAsia"/>
        </w:rPr>
        <w:t xml:space="preserve"> respectively. </w:t>
      </w:r>
      <w:del w:id="169" w:author="O'Meara, Brian C" w:date="2022-07-06T11:51:00Z">
        <w:r w:rsidDel="00AD146C">
          <w:rPr>
            <w:rFonts w:eastAsiaTheme="minorEastAsia"/>
          </w:rPr>
          <w:delText xml:space="preserve">Where </w:delText>
        </w:r>
      </w:del>
      <w:r>
        <w:rPr>
          <w:rFonts w:eastAsiaTheme="minorEastAsia"/>
        </w:rPr>
        <w:t xml:space="preserve">P is the average annual precipitation and PET is average annual potential evapotranspiration. Rates </w:t>
      </w:r>
      <w:r w:rsidRPr="00AD146C">
        <w:rPr>
          <w:rFonts w:eastAsiaTheme="minorEastAsia"/>
        </w:rPr>
        <w:t xml:space="preserve">of </w:t>
      </w:r>
      <m:oMath>
        <m:r>
          <w:rPr>
            <w:rFonts w:ascii="Cambria Math" w:hAnsi="Cambria Math"/>
            <w:color w:val="000000"/>
            <w:rPrChange w:id="170" w:author="O'Meara, Brian C" w:date="2022-07-06T11:51:00Z">
              <w:rPr>
                <w:rFonts w:ascii="Cambria Math" w:hAnsi="Cambria Math"/>
                <w:color w:val="000000"/>
                <w:sz w:val="22"/>
                <w:szCs w:val="22"/>
              </w:rPr>
            </w:rPrChange>
          </w:rPr>
          <m:t>q</m:t>
        </m:r>
      </m:oMath>
      <w:r w:rsidRPr="00AD146C">
        <w:rPr>
          <w:rFonts w:eastAsiaTheme="minorEastAsia"/>
          <w:color w:val="000000"/>
          <w:rPrChange w:id="171" w:author="O'Meara, Brian C" w:date="2022-07-06T11:51:00Z">
            <w:rPr>
              <w:rFonts w:eastAsiaTheme="minorEastAsia"/>
              <w:color w:val="000000"/>
              <w:sz w:val="22"/>
              <w:szCs w:val="22"/>
            </w:rPr>
          </w:rPrChange>
        </w:rPr>
        <w:t xml:space="preserve"> are measured in transitions per million years. </w:t>
      </w:r>
    </w:p>
    <w:p w14:paraId="22292D3D" w14:textId="77777777" w:rsidR="008661DC" w:rsidRPr="008661DC" w:rsidRDefault="008661DC" w:rsidP="008661DC">
      <w:pPr>
        <w:pStyle w:val="JamesManuscriptBody"/>
        <w:rPr>
          <w:rFonts w:eastAsiaTheme="minorEastAsia"/>
        </w:rPr>
      </w:pPr>
    </w:p>
    <w:tbl>
      <w:tblPr>
        <w:tblStyle w:val="TableGrid"/>
        <w:tblW w:w="0" w:type="auto"/>
        <w:tblLook w:val="04A0" w:firstRow="1" w:lastRow="0" w:firstColumn="1" w:lastColumn="0" w:noHBand="0" w:noVBand="1"/>
      </w:tblPr>
      <w:tblGrid>
        <w:gridCol w:w="1231"/>
        <w:gridCol w:w="1089"/>
        <w:gridCol w:w="1089"/>
        <w:gridCol w:w="979"/>
        <w:gridCol w:w="1392"/>
        <w:gridCol w:w="1445"/>
      </w:tblGrid>
      <w:tr w:rsidR="008E2B73" w:rsidRPr="0006561E" w14:paraId="13805F50" w14:textId="77777777" w:rsidTr="003C74E8">
        <w:trPr>
          <w:trHeight w:val="283"/>
        </w:trPr>
        <w:tc>
          <w:tcPr>
            <w:tcW w:w="4388" w:type="dxa"/>
            <w:gridSpan w:val="4"/>
            <w:tcBorders>
              <w:right w:val="double" w:sz="4" w:space="0" w:color="auto"/>
            </w:tcBorders>
            <w:shd w:val="clear" w:color="auto" w:fill="D9D9D9" w:themeFill="background1" w:themeFillShade="D9"/>
            <w:vAlign w:val="center"/>
          </w:tcPr>
          <w:p w14:paraId="0139FEED" w14:textId="53D48C96" w:rsidR="008E2B73" w:rsidRPr="0006561E" w:rsidRDefault="008E2B73" w:rsidP="008E2B73">
            <w:pPr>
              <w:jc w:val="center"/>
              <w:rPr>
                <w:rFonts w:eastAsiaTheme="minorEastAsia"/>
                <w:sz w:val="22"/>
                <w:szCs w:val="22"/>
              </w:rPr>
            </w:pPr>
            <w:r w:rsidRPr="0006561E">
              <w:rPr>
                <w:rFonts w:eastAsiaTheme="minorEastAsia"/>
                <w:sz w:val="22"/>
                <w:szCs w:val="22"/>
              </w:rPr>
              <w:t>Continuous</w:t>
            </w:r>
            <w:r w:rsidR="00E613D7">
              <w:rPr>
                <w:rFonts w:eastAsiaTheme="minorEastAsia"/>
                <w:sz w:val="22"/>
                <w:szCs w:val="22"/>
              </w:rPr>
              <w:t xml:space="preserve"> parameter estimates</w:t>
            </w:r>
          </w:p>
        </w:tc>
        <w:tc>
          <w:tcPr>
            <w:tcW w:w="2837" w:type="dxa"/>
            <w:gridSpan w:val="2"/>
            <w:vMerge w:val="restart"/>
            <w:tcBorders>
              <w:left w:val="double" w:sz="4" w:space="0" w:color="auto"/>
            </w:tcBorders>
            <w:shd w:val="clear" w:color="auto" w:fill="D9D9D9" w:themeFill="background1" w:themeFillShade="D9"/>
            <w:vAlign w:val="center"/>
          </w:tcPr>
          <w:p w14:paraId="615EF8EC" w14:textId="68CEB879" w:rsidR="008E2B73" w:rsidRPr="0006561E" w:rsidRDefault="008E2B73" w:rsidP="008E2B73">
            <w:pPr>
              <w:jc w:val="center"/>
              <w:rPr>
                <w:rFonts w:eastAsiaTheme="minorEastAsia"/>
                <w:sz w:val="22"/>
                <w:szCs w:val="22"/>
              </w:rPr>
            </w:pPr>
            <w:r w:rsidRPr="0006561E">
              <w:rPr>
                <w:rFonts w:eastAsiaTheme="minorEastAsia"/>
                <w:sz w:val="22"/>
                <w:szCs w:val="22"/>
              </w:rPr>
              <w:t>Discrete</w:t>
            </w:r>
            <w:r w:rsidR="00E613D7">
              <w:rPr>
                <w:rFonts w:eastAsiaTheme="minorEastAsia"/>
                <w:sz w:val="22"/>
                <w:szCs w:val="22"/>
              </w:rPr>
              <w:t xml:space="preserve"> parameter estimates</w:t>
            </w:r>
          </w:p>
        </w:tc>
      </w:tr>
      <w:tr w:rsidR="008E2B73" w:rsidRPr="0006561E" w14:paraId="3924A29A" w14:textId="77777777" w:rsidTr="003C74E8">
        <w:trPr>
          <w:trHeight w:val="283"/>
        </w:trPr>
        <w:tc>
          <w:tcPr>
            <w:tcW w:w="1231" w:type="dxa"/>
            <w:tcBorders>
              <w:top w:val="nil"/>
              <w:bottom w:val="double" w:sz="4" w:space="0" w:color="auto"/>
            </w:tcBorders>
          </w:tcPr>
          <w:p w14:paraId="45EB9B64" w14:textId="77777777" w:rsidR="008E2B73" w:rsidRPr="0006561E" w:rsidRDefault="008E2B73" w:rsidP="008E2B73">
            <w:pPr>
              <w:rPr>
                <w:rFonts w:eastAsiaTheme="minorEastAsia"/>
                <w:sz w:val="22"/>
                <w:szCs w:val="22"/>
              </w:rPr>
            </w:pPr>
          </w:p>
        </w:tc>
        <w:tc>
          <w:tcPr>
            <w:tcW w:w="1089" w:type="dxa"/>
            <w:tcBorders>
              <w:bottom w:val="double" w:sz="4" w:space="0" w:color="auto"/>
            </w:tcBorders>
          </w:tcPr>
          <w:p w14:paraId="7AB51E32" w14:textId="0FE8CD76" w:rsidR="008E2B73" w:rsidRPr="00464EA7" w:rsidRDefault="008E2B73" w:rsidP="008E2B73">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11546053" w14:textId="08189956" w:rsidR="008E2B73" w:rsidRPr="00464EA7" w:rsidRDefault="00000000" w:rsidP="008E2B73">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D0002E0" w14:textId="493040DD" w:rsidR="008E2B73" w:rsidRPr="00464EA7" w:rsidRDefault="008E2B73" w:rsidP="008E2B73">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78E42060" w14:textId="77777777" w:rsidR="008E2B73" w:rsidRPr="0006561E" w:rsidRDefault="008E2B73" w:rsidP="008E2B73">
            <w:pPr>
              <w:jc w:val="center"/>
              <w:rPr>
                <w:rFonts w:eastAsiaTheme="minorEastAsia"/>
                <w:sz w:val="22"/>
                <w:szCs w:val="22"/>
              </w:rPr>
            </w:pPr>
          </w:p>
        </w:tc>
      </w:tr>
      <w:tr w:rsidR="008E2B73" w:rsidRPr="0006561E" w14:paraId="68333949" w14:textId="77777777" w:rsidTr="003C74E8">
        <w:trPr>
          <w:trHeight w:val="283"/>
        </w:trPr>
        <w:tc>
          <w:tcPr>
            <w:tcW w:w="1231" w:type="dxa"/>
            <w:tcBorders>
              <w:top w:val="double" w:sz="4" w:space="0" w:color="auto"/>
              <w:bottom w:val="single" w:sz="4" w:space="0" w:color="auto"/>
            </w:tcBorders>
            <w:vAlign w:val="center"/>
          </w:tcPr>
          <w:p w14:paraId="3ED530EB" w14:textId="63268D16" w:rsidR="008E2B73" w:rsidRPr="0006561E" w:rsidRDefault="008E2B73" w:rsidP="008E2B73">
            <w:pPr>
              <w:jc w:val="center"/>
              <w:rPr>
                <w:rFonts w:eastAsiaTheme="minorEastAsia"/>
                <w:sz w:val="22"/>
                <w:szCs w:val="22"/>
              </w:rPr>
            </w:pPr>
            <w:r w:rsidRPr="0006561E">
              <w:rPr>
                <w:rFonts w:eastAsiaTheme="minorEastAsia"/>
                <w:sz w:val="22"/>
                <w:szCs w:val="22"/>
              </w:rPr>
              <w:t>Dry</w:t>
            </w:r>
          </w:p>
        </w:tc>
        <w:tc>
          <w:tcPr>
            <w:tcW w:w="1089" w:type="dxa"/>
            <w:tcBorders>
              <w:top w:val="double" w:sz="4" w:space="0" w:color="auto"/>
              <w:bottom w:val="single" w:sz="4" w:space="0" w:color="auto"/>
            </w:tcBorders>
          </w:tcPr>
          <w:p w14:paraId="13C26B56" w14:textId="236EB19E" w:rsidR="008E2B73" w:rsidRPr="0006561E" w:rsidRDefault="008E2B73" w:rsidP="00CA2A4B">
            <w:pPr>
              <w:jc w:val="center"/>
              <w:rPr>
                <w:rFonts w:eastAsiaTheme="minorEastAsia"/>
                <w:sz w:val="22"/>
                <w:szCs w:val="22"/>
              </w:rPr>
            </w:pPr>
            <w:r w:rsidRPr="0006561E">
              <w:rPr>
                <w:rFonts w:eastAsiaTheme="minorEastAsia"/>
                <w:sz w:val="22"/>
                <w:szCs w:val="22"/>
              </w:rPr>
              <w:t>0.015 (</w:t>
            </w:r>
            <w:r w:rsidRPr="0006561E">
              <w:rPr>
                <w:rFonts w:eastAsiaTheme="minorEastAsia"/>
                <w:sz w:val="22"/>
                <w:szCs w:val="22"/>
              </w:rPr>
              <w:sym w:font="Symbol" w:char="F0B1"/>
            </w:r>
            <w:r w:rsidRPr="0006561E">
              <w:rPr>
                <w:rFonts w:eastAsiaTheme="minorEastAsia"/>
                <w:sz w:val="22"/>
                <w:szCs w:val="22"/>
              </w:rPr>
              <w:t>0.0059)</w:t>
            </w:r>
          </w:p>
        </w:tc>
        <w:tc>
          <w:tcPr>
            <w:tcW w:w="1089" w:type="dxa"/>
            <w:tcBorders>
              <w:top w:val="double" w:sz="4" w:space="0" w:color="auto"/>
              <w:bottom w:val="single" w:sz="4" w:space="0" w:color="auto"/>
            </w:tcBorders>
          </w:tcPr>
          <w:p w14:paraId="249C6C0E" w14:textId="67687B23" w:rsidR="008E2B73" w:rsidRPr="0006561E" w:rsidRDefault="008E2B73" w:rsidP="00CA2A4B">
            <w:pPr>
              <w:jc w:val="center"/>
              <w:rPr>
                <w:rFonts w:eastAsiaTheme="minorEastAsia"/>
                <w:sz w:val="22"/>
                <w:szCs w:val="22"/>
              </w:rPr>
            </w:pPr>
            <w:r w:rsidRPr="0006561E">
              <w:rPr>
                <w:rFonts w:eastAsiaTheme="minorEastAsia"/>
                <w:sz w:val="22"/>
                <w:szCs w:val="22"/>
              </w:rPr>
              <w:t>0.011 (</w:t>
            </w:r>
            <w:r w:rsidRPr="0006561E">
              <w:rPr>
                <w:rFonts w:eastAsiaTheme="minorEastAsia"/>
                <w:sz w:val="22"/>
                <w:szCs w:val="22"/>
              </w:rPr>
              <w:sym w:font="Symbol" w:char="F0B1"/>
            </w:r>
            <w:r w:rsidRPr="0006561E">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1FEA1633" w14:textId="702D5BD3" w:rsidR="008E2B73" w:rsidRPr="0006561E" w:rsidRDefault="008E2B73" w:rsidP="00CA2A4B">
            <w:pPr>
              <w:jc w:val="center"/>
              <w:rPr>
                <w:rFonts w:eastAsiaTheme="minorEastAsia"/>
                <w:sz w:val="22"/>
                <w:szCs w:val="22"/>
              </w:rPr>
            </w:pPr>
            <w:r w:rsidRPr="0006561E">
              <w:rPr>
                <w:rFonts w:eastAsiaTheme="minorEastAsia"/>
                <w:sz w:val="22"/>
                <w:szCs w:val="22"/>
              </w:rPr>
              <w:t>0.97 (</w:t>
            </w:r>
            <w:r w:rsidRPr="0006561E">
              <w:rPr>
                <w:rFonts w:eastAsiaTheme="minorEastAsia"/>
                <w:sz w:val="22"/>
                <w:szCs w:val="22"/>
              </w:rPr>
              <w:sym w:font="Symbol" w:char="F0B1"/>
            </w:r>
            <w:r w:rsidRPr="0006561E">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72627672" w14:textId="7B8EE8D3"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4666DE09" w14:textId="2D3766A7" w:rsidR="008E2B73" w:rsidRPr="0006561E" w:rsidRDefault="008E2B73" w:rsidP="00CA2A4B">
            <w:pPr>
              <w:jc w:val="center"/>
              <w:rPr>
                <w:rFonts w:eastAsiaTheme="minorEastAsia"/>
                <w:sz w:val="22"/>
                <w:szCs w:val="22"/>
              </w:rPr>
            </w:pPr>
            <w:r w:rsidRPr="0006561E">
              <w:rPr>
                <w:rFonts w:eastAsiaTheme="minorEastAsia"/>
                <w:sz w:val="22"/>
                <w:szCs w:val="22"/>
              </w:rPr>
              <w:t>0.0015</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0.00058</w:t>
            </w:r>
            <w:r>
              <w:rPr>
                <w:rFonts w:eastAsiaTheme="minorEastAsia"/>
                <w:sz w:val="22"/>
                <w:szCs w:val="22"/>
              </w:rPr>
              <w:t>)</w:t>
            </w:r>
          </w:p>
        </w:tc>
      </w:tr>
      <w:tr w:rsidR="008E2B73" w:rsidRPr="0006561E" w14:paraId="3195AD7E" w14:textId="77777777" w:rsidTr="003C74E8">
        <w:trPr>
          <w:trHeight w:val="283"/>
        </w:trPr>
        <w:tc>
          <w:tcPr>
            <w:tcW w:w="1231" w:type="dxa"/>
            <w:tcBorders>
              <w:top w:val="single" w:sz="4" w:space="0" w:color="auto"/>
            </w:tcBorders>
            <w:vAlign w:val="center"/>
          </w:tcPr>
          <w:p w14:paraId="10299D55" w14:textId="588528E7" w:rsidR="008E2B73" w:rsidRPr="0006561E" w:rsidRDefault="008E2B73" w:rsidP="008E2B73">
            <w:pPr>
              <w:jc w:val="center"/>
              <w:rPr>
                <w:rFonts w:eastAsiaTheme="minorEastAsia"/>
                <w:sz w:val="22"/>
                <w:szCs w:val="22"/>
              </w:rPr>
            </w:pPr>
            <w:r w:rsidRPr="0006561E">
              <w:rPr>
                <w:rFonts w:eastAsiaTheme="minorEastAsia"/>
                <w:sz w:val="22"/>
                <w:szCs w:val="22"/>
              </w:rPr>
              <w:t>Fleshy</w:t>
            </w:r>
          </w:p>
        </w:tc>
        <w:tc>
          <w:tcPr>
            <w:tcW w:w="1089" w:type="dxa"/>
            <w:tcBorders>
              <w:top w:val="single" w:sz="4" w:space="0" w:color="auto"/>
            </w:tcBorders>
          </w:tcPr>
          <w:p w14:paraId="27858A5D" w14:textId="15968D36" w:rsidR="008E2B73" w:rsidRPr="0006561E" w:rsidRDefault="008E2B73" w:rsidP="00CA2A4B">
            <w:pPr>
              <w:jc w:val="center"/>
              <w:rPr>
                <w:rFonts w:eastAsiaTheme="minorEastAsia"/>
                <w:sz w:val="22"/>
                <w:szCs w:val="22"/>
              </w:rPr>
            </w:pPr>
            <w:r w:rsidRPr="0006561E">
              <w:rPr>
                <w:rFonts w:eastAsiaTheme="minorEastAsia"/>
                <w:sz w:val="22"/>
                <w:szCs w:val="22"/>
              </w:rPr>
              <w:t>0.023 (</w:t>
            </w:r>
            <w:r w:rsidRPr="0006561E">
              <w:rPr>
                <w:rFonts w:eastAsiaTheme="minorEastAsia"/>
                <w:sz w:val="22"/>
                <w:szCs w:val="22"/>
              </w:rPr>
              <w:sym w:font="Symbol" w:char="F0B1"/>
            </w:r>
            <w:r w:rsidRPr="0006561E">
              <w:rPr>
                <w:rFonts w:eastAsiaTheme="minorEastAsia"/>
                <w:sz w:val="22"/>
                <w:szCs w:val="22"/>
              </w:rPr>
              <w:t>0.011)</w:t>
            </w:r>
          </w:p>
        </w:tc>
        <w:tc>
          <w:tcPr>
            <w:tcW w:w="1089" w:type="dxa"/>
            <w:tcBorders>
              <w:top w:val="single" w:sz="4" w:space="0" w:color="auto"/>
            </w:tcBorders>
          </w:tcPr>
          <w:p w14:paraId="4919EC60" w14:textId="02D311A4" w:rsidR="008E2B73" w:rsidRPr="0006561E" w:rsidRDefault="008E2B73" w:rsidP="00CA2A4B">
            <w:pPr>
              <w:jc w:val="center"/>
              <w:rPr>
                <w:rFonts w:eastAsiaTheme="minorEastAsia"/>
                <w:sz w:val="22"/>
                <w:szCs w:val="22"/>
              </w:rPr>
            </w:pPr>
            <w:r w:rsidRPr="0006561E">
              <w:rPr>
                <w:rFonts w:eastAsiaTheme="minorEastAsia"/>
                <w:sz w:val="22"/>
                <w:szCs w:val="22"/>
              </w:rPr>
              <w:t>0.007 (</w:t>
            </w:r>
            <w:r w:rsidRPr="0006561E">
              <w:rPr>
                <w:rFonts w:eastAsiaTheme="minorEastAsia"/>
                <w:sz w:val="22"/>
                <w:szCs w:val="22"/>
              </w:rPr>
              <w:sym w:font="Symbol" w:char="F0B1"/>
            </w:r>
            <w:r w:rsidRPr="0006561E">
              <w:rPr>
                <w:rFonts w:eastAsiaTheme="minorEastAsia"/>
                <w:sz w:val="22"/>
                <w:szCs w:val="22"/>
              </w:rPr>
              <w:t>0.002)</w:t>
            </w:r>
          </w:p>
        </w:tc>
        <w:tc>
          <w:tcPr>
            <w:tcW w:w="979" w:type="dxa"/>
            <w:tcBorders>
              <w:top w:val="single" w:sz="4" w:space="0" w:color="auto"/>
              <w:right w:val="double" w:sz="4" w:space="0" w:color="auto"/>
            </w:tcBorders>
          </w:tcPr>
          <w:p w14:paraId="028DE982" w14:textId="25213EC5" w:rsidR="008E2B73" w:rsidRPr="0006561E" w:rsidRDefault="008E2B73" w:rsidP="00CA2A4B">
            <w:pPr>
              <w:jc w:val="center"/>
              <w:rPr>
                <w:rFonts w:eastAsiaTheme="minorEastAsia"/>
                <w:sz w:val="22"/>
                <w:szCs w:val="22"/>
              </w:rPr>
            </w:pPr>
            <w:r w:rsidRPr="0006561E">
              <w:rPr>
                <w:rFonts w:eastAsiaTheme="minorEastAsia"/>
                <w:sz w:val="22"/>
                <w:szCs w:val="22"/>
              </w:rPr>
              <w:t>0.81 (</w:t>
            </w:r>
            <w:r w:rsidRPr="0006561E">
              <w:rPr>
                <w:rFonts w:eastAsiaTheme="minorEastAsia"/>
                <w:sz w:val="22"/>
                <w:szCs w:val="22"/>
              </w:rPr>
              <w:sym w:font="Symbol" w:char="F0B1"/>
            </w:r>
            <w:r w:rsidRPr="0006561E">
              <w:rPr>
                <w:rFonts w:eastAsiaTheme="minorEastAsia"/>
                <w:sz w:val="22"/>
                <w:szCs w:val="22"/>
              </w:rPr>
              <w:t>0.28)</w:t>
            </w:r>
          </w:p>
        </w:tc>
        <w:tc>
          <w:tcPr>
            <w:tcW w:w="1392" w:type="dxa"/>
            <w:tcBorders>
              <w:top w:val="single" w:sz="4" w:space="0" w:color="auto"/>
              <w:left w:val="double" w:sz="4" w:space="0" w:color="auto"/>
            </w:tcBorders>
            <w:vAlign w:val="center"/>
          </w:tcPr>
          <w:p w14:paraId="1943D068" w14:textId="7C1757F5"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599EF7C1" w14:textId="0D51E07A" w:rsidR="008E2B73" w:rsidRPr="0006561E" w:rsidRDefault="008E2B73" w:rsidP="00CA2A4B">
            <w:pPr>
              <w:jc w:val="center"/>
              <w:rPr>
                <w:rFonts w:eastAsiaTheme="minorEastAsia"/>
                <w:sz w:val="22"/>
                <w:szCs w:val="22"/>
              </w:rPr>
            </w:pPr>
            <w:r w:rsidRPr="0006561E">
              <w:rPr>
                <w:rFonts w:eastAsiaTheme="minorEastAsia"/>
                <w:sz w:val="22"/>
                <w:szCs w:val="22"/>
              </w:rPr>
              <w:t>00036</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w:t>
            </w:r>
            <w:r>
              <w:rPr>
                <w:rFonts w:eastAsiaTheme="minorEastAsia"/>
                <w:sz w:val="22"/>
                <w:szCs w:val="22"/>
              </w:rPr>
              <w:t>086)</w:t>
            </w:r>
          </w:p>
        </w:tc>
      </w:tr>
    </w:tbl>
    <w:p w14:paraId="444920F4" w14:textId="77777777" w:rsidR="00960922" w:rsidRDefault="00960922">
      <w:pPr>
        <w:rPr>
          <w:rFonts w:eastAsiaTheme="minorEastAsia"/>
          <w:b/>
          <w:bCs/>
        </w:rPr>
      </w:pPr>
    </w:p>
    <w:p w14:paraId="07A9F5DA" w14:textId="64255003" w:rsidR="0047290D" w:rsidRPr="0006561E" w:rsidRDefault="008408F2">
      <w:pPr>
        <w:rPr>
          <w:rFonts w:eastAsiaTheme="minorEastAsia"/>
        </w:rPr>
      </w:pPr>
      <w:r>
        <w:rPr>
          <w:rFonts w:eastAsiaTheme="minorEastAsia"/>
          <w:b/>
          <w:bCs/>
        </w:rPr>
        <w:br w:type="page"/>
      </w:r>
    </w:p>
    <w:p w14:paraId="599234CD" w14:textId="6E8D42B5"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310EB8A" w14:textId="63D49C4F" w:rsidR="00AC3E1B" w:rsidRDefault="0062243C" w:rsidP="0062243C">
      <w:pPr>
        <w:pStyle w:val="JamesManuscriptBody"/>
        <w:jc w:val="center"/>
        <w:rPr>
          <w:rFonts w:eastAsiaTheme="minorEastAsia"/>
        </w:rPr>
      </w:pPr>
      <w:commentRangeStart w:id="172"/>
      <w:r>
        <w:rPr>
          <w:rFonts w:eastAsiaTheme="minorEastAsia"/>
          <w:noProof/>
        </w:rPr>
        <w:drawing>
          <wp:inline distT="0" distB="0" distL="0" distR="0" wp14:anchorId="6E7D7FFA" wp14:editId="27102A16">
            <wp:extent cx="4833421" cy="4131129"/>
            <wp:effectExtent l="0" t="0" r="5715"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48763" cy="4144241"/>
                    </a:xfrm>
                    <a:prstGeom prst="rect">
                      <a:avLst/>
                    </a:prstGeom>
                  </pic:spPr>
                </pic:pic>
              </a:graphicData>
            </a:graphic>
          </wp:inline>
        </w:drawing>
      </w:r>
      <w:commentRangeEnd w:id="172"/>
      <w:r w:rsidR="00AD146C">
        <w:rPr>
          <w:rStyle w:val="CommentReference"/>
          <w:rFonts w:asciiTheme="minorHAnsi" w:hAnsiTheme="minorHAnsi"/>
        </w:rPr>
        <w:commentReference w:id="172"/>
      </w:r>
    </w:p>
    <w:p w14:paraId="5B28C70D" w14:textId="23EBC299" w:rsidR="00AC3E1B" w:rsidRPr="00AC3E1B" w:rsidRDefault="00AC3E1B" w:rsidP="00E868AB">
      <w:pPr>
        <w:pStyle w:val="JamesManuscriptBody"/>
        <w:spacing w:line="240" w:lineRule="auto"/>
        <w:rPr>
          <w:rFonts w:eastAsiaTheme="minorEastAsia"/>
          <w:iCs/>
        </w:rPr>
      </w:pPr>
      <w:r w:rsidRPr="006E737B">
        <w:rPr>
          <w:rFonts w:eastAsiaTheme="minorEastAsia"/>
          <w:b/>
          <w:bCs/>
          <w:iCs/>
        </w:rPr>
        <w:t>Figure 1</w:t>
      </w:r>
      <w:r w:rsidR="009E4C3F" w:rsidRPr="006E737B">
        <w:rPr>
          <w:rFonts w:eastAsiaTheme="minorEastAsia"/>
          <w:b/>
          <w:bCs/>
          <w:iCs/>
        </w:rPr>
        <w:t>.</w:t>
      </w:r>
      <w:r w:rsidRPr="00202761">
        <w:rPr>
          <w:rFonts w:eastAsiaTheme="minorEastAsia"/>
          <w:iCs/>
        </w:rPr>
        <w:t xml:space="preserve"> A state-transition diagram describing the model </w:t>
      </w:r>
      <w:r w:rsidR="00323DE6">
        <w:rPr>
          <w:rFonts w:eastAsiaTheme="minorEastAsia"/>
          <w:iCs/>
        </w:rPr>
        <w:t xml:space="preserve">classes allowable in </w:t>
      </w:r>
      <w:proofErr w:type="spellStart"/>
      <w:r w:rsidR="00323DE6">
        <w:rPr>
          <w:rFonts w:eastAsiaTheme="minorEastAsia"/>
          <w:iCs/>
        </w:rPr>
        <w:t>hOUwie</w:t>
      </w:r>
      <w:proofErr w:type="spellEnd"/>
      <w:r w:rsidRPr="00202761">
        <w:rPr>
          <w:rFonts w:eastAsiaTheme="minorEastAsia"/>
          <w:iCs/>
        </w:rPr>
        <w:t xml:space="preserve">. </w:t>
      </w:r>
      <w:r w:rsidR="00323DE6">
        <w:rPr>
          <w:rFonts w:eastAsiaTheme="minorEastAsia"/>
          <w:iCs/>
        </w:rPr>
        <w:t xml:space="preserve">Each panel is comprised of observed discrete states 0 and 1 with possible hidden states A and B. Transitions between states are described with the </w:t>
      </w:r>
      <m:oMath>
        <m:r>
          <w:rPr>
            <w:rFonts w:ascii="Cambria Math" w:eastAsiaTheme="minorEastAsia" w:hAnsi="Cambria Math"/>
          </w:rPr>
          <m:t>q</m:t>
        </m:r>
      </m:oMath>
      <w:r w:rsidR="00323DE6">
        <w:rPr>
          <w:rFonts w:eastAsiaTheme="minorEastAsia"/>
          <w:iCs/>
        </w:rPr>
        <w:t xml:space="preserve"> parameter</w:t>
      </w:r>
      <w:r w:rsidR="00117F2A">
        <w:rPr>
          <w:rFonts w:eastAsiaTheme="minorEastAsia"/>
          <w:iCs/>
        </w:rPr>
        <w:t xml:space="preserve">. Continuous model parameters appear in a box below the states they describe, and their association is displayed with a subscript specific to that state. </w:t>
      </w:r>
      <w:r w:rsidR="00323DE6">
        <w:rPr>
          <w:rFonts w:eastAsiaTheme="minorEastAsia"/>
          <w:iCs/>
        </w:rPr>
        <w:t xml:space="preserve">a) </w:t>
      </w:r>
      <w:r w:rsidR="00117F2A">
        <w:rPr>
          <w:rFonts w:eastAsiaTheme="minorEastAsia"/>
          <w:iCs/>
        </w:rPr>
        <w:t xml:space="preserve">A simple character independent model in which the two observed states do not influence the continuous character which will have the same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throughout the phylogeny. b) A character dependent model in which the continuous character depends on the discrete character by virtue of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Under this model, </w:t>
      </w:r>
      <w:r w:rsidR="00D53BED">
        <w:rPr>
          <w:rFonts w:eastAsiaTheme="minorEastAsia"/>
          <w:iCs/>
        </w:rPr>
        <w:t>the continuous character is linked to both character dependent differences (parameters associated with 0 and 1) and character independent differences (A and B).</w:t>
      </w:r>
      <w:ins w:id="173" w:author="O'Meara, Brian C" w:date="2022-07-06T11:54:00Z">
        <w:r w:rsidR="00800A39">
          <w:rPr>
            <w:rFonts w:eastAsiaTheme="minorEastAsia"/>
            <w:iCs/>
          </w:rPr>
          <w:t xml:space="preserve"> </w:t>
        </w:r>
      </w:ins>
      <w:ins w:id="174" w:author="O'Meara, Brian C" w:date="2022-07-06T11:55:00Z">
        <w:r w:rsidR="00800A39">
          <w:rPr>
            <w:rFonts w:eastAsiaTheme="minorEastAsia"/>
            <w:iCs/>
          </w:rPr>
          <w:t xml:space="preserve">Though this diagram shows a binary observed and hidden character, </w:t>
        </w:r>
      </w:ins>
      <w:ins w:id="175" w:author="O'Meara, Brian C" w:date="2022-07-06T11:59:00Z">
        <w:r w:rsidR="00800A39">
          <w:rPr>
            <w:rFonts w:eastAsiaTheme="minorEastAsia"/>
            <w:iCs/>
          </w:rPr>
          <w:t xml:space="preserve">either can have more states (up to 26 </w:t>
        </w:r>
      </w:ins>
      <w:ins w:id="176" w:author="O'Meara, Brian C" w:date="2022-07-06T12:00:00Z">
        <w:r w:rsidR="00EC1168">
          <w:rPr>
            <w:rFonts w:eastAsiaTheme="minorEastAsia"/>
            <w:iCs/>
          </w:rPr>
          <w:t>states for each in theory, though few datasets will have enough power to estimate the necessary number of parameters).</w:t>
        </w:r>
      </w:ins>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73160B42" w:rsidR="005460E0" w:rsidRDefault="005460E0" w:rsidP="00177C2B">
      <w:pPr>
        <w:pStyle w:val="JamesManuscriptBody"/>
        <w:spacing w:line="240" w:lineRule="auto"/>
      </w:pPr>
      <w:r w:rsidRPr="006E737B">
        <w:rPr>
          <w:b/>
          <w:bCs/>
        </w:rPr>
        <w:t>Figure 2</w:t>
      </w:r>
      <w:r w:rsidR="009E4C3F">
        <w:t>.</w:t>
      </w:r>
      <w:r>
        <w:t xml:space="preserve"> </w:t>
      </w:r>
      <w:r w:rsidR="00177C2B">
        <w:t xml:space="preserve">A visual representation of binary discrete character </w:t>
      </w:r>
      <w:proofErr w:type="spellStart"/>
      <w:r w:rsidR="00177C2B" w:rsidRPr="006E737B">
        <w:rPr>
          <w:i/>
          <w:iCs/>
        </w:rPr>
        <w:t>hOUwie</w:t>
      </w:r>
      <w:proofErr w:type="spellEnd"/>
      <w:r w:rsidR="00177C2B">
        <w:t xml:space="preserve"> model types. Discrete time f</w:t>
      </w:r>
      <w:r>
        <w:t xml:space="preserve">orward simulations </w:t>
      </w:r>
      <w:r w:rsidR="009E4C3F">
        <w:t>are</w:t>
      </w:r>
      <w:r w:rsidR="00177C2B">
        <w:t xml:space="preserv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w:t>
      </w:r>
      <w:r w:rsidR="0073535A">
        <w:t>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73535A">
        <w:rPr>
          <w:rFonts w:eastAsiaTheme="minorEastAsia"/>
        </w:rPr>
        <w:t xml:space="preserve">). </w:t>
      </w:r>
      <w:r w:rsidR="00600D43">
        <w:rPr>
          <w:rFonts w:eastAsiaTheme="minorEastAsia"/>
        </w:rPr>
        <w:t>The highlighted line was randomly chosen</w:t>
      </w:r>
      <w:r w:rsidR="00334CD5">
        <w:rPr>
          <w:rFonts w:eastAsiaTheme="minorEastAsia"/>
        </w:rPr>
        <w:t xml:space="preserve"> from the set in which at least one discrete state transition occurred</w:t>
      </w:r>
      <w:r w:rsidR="00600D43">
        <w:rPr>
          <w:rFonts w:eastAsiaTheme="minorEastAsia"/>
        </w:rPr>
        <w:t xml:space="preserve">. </w:t>
      </w:r>
    </w:p>
    <w:p w14:paraId="4832A177" w14:textId="4C44FCD5" w:rsidR="00D133EE" w:rsidRDefault="00B06C1E" w:rsidP="00C32621">
      <w:pPr>
        <w:pStyle w:val="JamesManuscriptBody"/>
      </w:pPr>
      <w:r>
        <w:rPr>
          <w:noProof/>
        </w:rPr>
        <w:lastRenderedPageBreak/>
        <w:drawing>
          <wp:inline distT="0" distB="0" distL="0" distR="0" wp14:anchorId="707AC7DE" wp14:editId="3BBD18F4">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0DA44AED" w14:textId="231D2EF6" w:rsidR="008014D0" w:rsidRDefault="008014D0" w:rsidP="00DF1C71">
      <w:pPr>
        <w:pStyle w:val="JamesManuscriptBody"/>
        <w:spacing w:line="240" w:lineRule="auto"/>
      </w:pPr>
      <w:r w:rsidRPr="006E737B">
        <w:rPr>
          <w:b/>
          <w:bCs/>
        </w:rPr>
        <w:t xml:space="preserve">Figure </w:t>
      </w:r>
      <w:r w:rsidR="009E4C3F" w:rsidRPr="006E737B">
        <w:rPr>
          <w:b/>
          <w:bCs/>
        </w:rPr>
        <w:t>3.</w:t>
      </w:r>
      <w:r>
        <w:t xml:space="preserve"> </w:t>
      </w:r>
      <w:r w:rsidR="00DF1C71">
        <w:t xml:space="preserve">A visual representation of the algorithm underlying the </w:t>
      </w:r>
      <w:r w:rsidR="00152001">
        <w:t xml:space="preserve">calculation of conditional node probabilities and the </w:t>
      </w:r>
      <w:r w:rsidR="00DF1C71">
        <w:t>a</w:t>
      </w:r>
      <w:r>
        <w:t xml:space="preserve">daptive sampling procedure. </w:t>
      </w:r>
      <w:r w:rsidR="00DF1C71">
        <w:t xml:space="preserve">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rPr>
          <m:t>θ</m:t>
        </m:r>
      </m:oMath>
      <w:r w:rsidR="00DF1C71">
        <w:t xml:space="preserve"> of that regime state. d) the conditional probability of </w:t>
      </w:r>
      <w:r w:rsidR="00152001">
        <w:t>the focal</w:t>
      </w:r>
      <w:r w:rsidR="00DF1C71">
        <w:t xml:space="preserve"> node is </w:t>
      </w:r>
      <w:r w:rsidR="00152001">
        <w:t xml:space="preserve">calculated as the average probability of each regime state for all pairs of observed tips. e) the conditional probabilities are calculated for all internal nodes. This can be turned off within </w:t>
      </w:r>
      <w:proofErr w:type="spellStart"/>
      <w:r w:rsidR="00152001" w:rsidRPr="006E737B">
        <w:rPr>
          <w:i/>
          <w:iCs/>
        </w:rPr>
        <w:t>hOUwie</w:t>
      </w:r>
      <w:proofErr w:type="spellEnd"/>
      <w:r w:rsidR="00152001">
        <w:t xml:space="preserve"> by setting the </w:t>
      </w:r>
      <w:proofErr w:type="spellStart"/>
      <w:r w:rsidR="00152001">
        <w:t>sample_nodes</w:t>
      </w:r>
      <w:proofErr w:type="spellEnd"/>
      <w:r w:rsidR="00152001">
        <w:t xml:space="preserve"> argument to false. f) A stochastic map is generating using forward simulation rejection sampling. g) adaptive sampling uses the </w:t>
      </w:r>
      <w:r w:rsidR="006939B0">
        <w:t xml:space="preserve">highest </w:t>
      </w:r>
      <w:r w:rsidR="00152001">
        <w:t xml:space="preserve">joint probability of </w:t>
      </w:r>
      <w:r w:rsidR="006939B0">
        <w:t xml:space="preserve">previously generated underling regimes </w:t>
      </w:r>
      <w:r w:rsidR="00152001">
        <w:t xml:space="preserve">to generate a set of ancestral continuous character values. This differs </w:t>
      </w:r>
      <w:r w:rsidR="006939B0">
        <w:t xml:space="preserve">from previous ancestral values because instead of assuming </w:t>
      </w:r>
      <w:r w:rsidR="00D32251">
        <w:t xml:space="preserve">the value </w:t>
      </w:r>
      <m:oMath>
        <m:r>
          <w:rPr>
            <w:rFonts w:ascii="Cambria Math" w:hAnsi="Cambria Math"/>
          </w:rPr>
          <m:t>θ</m:t>
        </m:r>
      </m:oMath>
      <w:r w:rsidR="00D32251">
        <w:rPr>
          <w:rFonts w:eastAsiaTheme="minorEastAsia"/>
        </w:rPr>
        <w:t xml:space="preserve"> for each regime state, it calculates the expected value given the root state and regime mapping for that particular node. </w:t>
      </w:r>
      <w:r w:rsidR="001B28B8">
        <w:rPr>
          <w:rFonts w:eastAsiaTheme="minorEastAsia"/>
        </w:rPr>
        <w:t>h) we repeat steps d) through g) until the joint likelihood of the set of underlying regimes does not improve.</w:t>
      </w:r>
      <w:r w:rsidR="006F17FC">
        <w:rPr>
          <w:rFonts w:eastAsiaTheme="minorEastAsia"/>
        </w:rPr>
        <w:t xml:space="preserve"> </w:t>
      </w:r>
    </w:p>
    <w:p w14:paraId="29C3F5EC" w14:textId="66401E92" w:rsidR="0062243C" w:rsidRDefault="003E5ED4" w:rsidP="001C5F0C">
      <w:pPr>
        <w:pStyle w:val="JamesManuscriptBody"/>
      </w:pPr>
      <w:r>
        <w:rPr>
          <w:noProof/>
        </w:rPr>
        <w:lastRenderedPageBreak/>
        <w:drawing>
          <wp:inline distT="0" distB="0" distL="0" distR="0" wp14:anchorId="44E1C764" wp14:editId="38F13038">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E559D7" w14:textId="16851A33" w:rsidR="005460E0" w:rsidRDefault="005460E0" w:rsidP="00E868AB">
      <w:pPr>
        <w:pStyle w:val="JamesManuscriptBody"/>
        <w:spacing w:line="240" w:lineRule="auto"/>
      </w:pPr>
      <w:r w:rsidRPr="006E737B">
        <w:rPr>
          <w:b/>
          <w:bCs/>
        </w:rPr>
        <w:t>Figure 4</w:t>
      </w:r>
      <w:r w:rsidR="009E4C3F" w:rsidRPr="006E737B">
        <w:rPr>
          <w:b/>
          <w:bCs/>
        </w:rPr>
        <w:t>.</w:t>
      </w:r>
      <w:r>
        <w:t xml:space="preserve"> </w:t>
      </w:r>
      <w:r w:rsidR="00DC2D1D">
        <w:rPr>
          <w:rFonts w:eastAsiaTheme="minorEastAsia"/>
        </w:rPr>
        <w:t xml:space="preserve">Overlapping histograms comparing the effectiveness of the adaptive sampling procedure (blue) and standard discrete only sampling (red) of maps. Regardless of the sampling procedure, all probabilities are calculated in the same way and so any differences in probabilities reflects each procedure’s ability to generate appropriate mappings. 50 stochastic mappings are used to calculate the likelihood of the parameters. 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DC2D1D">
        <w:rPr>
          <w:rFonts w:eastAsiaTheme="minorEastAsia"/>
        </w:rPr>
        <w:t xml:space="preserve">. </w:t>
      </w:r>
      <w:r w:rsidR="00E868AB">
        <w:t>Dashed line likelihood under generating map.</w:t>
      </w:r>
      <w:r w:rsidR="001C188E">
        <w:t xml:space="preserve"> </w:t>
      </w:r>
    </w:p>
    <w:p w14:paraId="458D2128" w14:textId="548C3AE0" w:rsidR="005538A7" w:rsidRDefault="00B7309F" w:rsidP="00C32621">
      <w:pPr>
        <w:pStyle w:val="JamesManuscriptBody"/>
      </w:pPr>
      <w:r>
        <w:rPr>
          <w:noProof/>
        </w:rPr>
        <w:lastRenderedPageBreak/>
        <w:drawing>
          <wp:inline distT="0" distB="0" distL="0" distR="0" wp14:anchorId="6837D3B9" wp14:editId="2CC43F5B">
            <wp:extent cx="5416550" cy="4733116"/>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9787" cy="4744683"/>
                    </a:xfrm>
                    <a:prstGeom prst="rect">
                      <a:avLst/>
                    </a:prstGeom>
                  </pic:spPr>
                </pic:pic>
              </a:graphicData>
            </a:graphic>
          </wp:inline>
        </w:drawing>
      </w:r>
    </w:p>
    <w:p w14:paraId="7545A780" w14:textId="2C050A17" w:rsidR="00C32621" w:rsidRDefault="00507994" w:rsidP="006F17FC">
      <w:pPr>
        <w:pStyle w:val="JamesManuscriptBody"/>
        <w:spacing w:line="240" w:lineRule="auto"/>
      </w:pPr>
      <w:r w:rsidRPr="0001789D">
        <w:rPr>
          <w:b/>
          <w:bCs/>
        </w:rPr>
        <w:t>Figure 5</w:t>
      </w:r>
      <w:r w:rsidR="009E4C3F">
        <w:rPr>
          <w:b/>
          <w:bCs/>
        </w:rPr>
        <w:t>.</w:t>
      </w:r>
      <w:r>
        <w:t xml:space="preserve"> </w:t>
      </w:r>
      <w:r w:rsidR="006F17FC">
        <w:t xml:space="preserve">The raw difference of the maximum likelihood parameter </w:t>
      </w:r>
      <w:r w:rsidR="00CA2297">
        <w:t>estimates</w:t>
      </w:r>
      <w:r w:rsidR="006F17FC">
        <w:t xml:space="preserve"> and the generating values depending on the a) model type, b) number of taxa in the dataset, and c) number of stochastic maps per iteration of the likelihood search. </w:t>
      </w:r>
      <w:r w:rsidR="00CA2297">
        <w:t xml:space="preserve">Generally, variable alpha models had the highest biases with alpha being consistently underestimated. As the number of taxa increased, estimation of CD model parameters </w:t>
      </w:r>
      <w:r w:rsidR="00CA45F5">
        <w:t>was</w:t>
      </w:r>
      <w:r w:rsidR="00CA2297">
        <w:t xml:space="preserve"> estimated with less error.</w:t>
      </w:r>
      <w:r w:rsidR="00CA45F5">
        <w:t xml:space="preserve"> The number of maps per iteration had the greatest effect on character independent models with rate heterogeneity. </w:t>
      </w:r>
    </w:p>
    <w:p w14:paraId="665A4E33" w14:textId="37F2948F" w:rsidR="00960922" w:rsidRDefault="000B55B7" w:rsidP="000B55B7">
      <w:pPr>
        <w:pStyle w:val="JamesManuscriptBody"/>
        <w:spacing w:line="240" w:lineRule="auto"/>
      </w:pPr>
      <w:r>
        <w:rPr>
          <w:noProof/>
        </w:rPr>
        <w:lastRenderedPageBreak/>
        <w:drawing>
          <wp:inline distT="0" distB="0" distL="0" distR="0" wp14:anchorId="607FAA09" wp14:editId="76E16BB8">
            <wp:extent cx="5943600" cy="39624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706ED2">
        <w:br/>
      </w:r>
      <w:commentRangeStart w:id="177"/>
      <w:r w:rsidR="00706ED2" w:rsidRPr="00706ED2">
        <w:rPr>
          <w:b/>
          <w:bCs/>
        </w:rPr>
        <w:t>Figure 6</w:t>
      </w:r>
      <w:commentRangeEnd w:id="177"/>
      <w:r w:rsidR="00233DED">
        <w:rPr>
          <w:rStyle w:val="CommentReference"/>
          <w:rFonts w:asciiTheme="minorHAnsi" w:hAnsiTheme="minorHAnsi"/>
        </w:rPr>
        <w:commentReference w:id="177"/>
      </w:r>
      <w:r w:rsidR="009E4C3F">
        <w:rPr>
          <w:b/>
          <w:bCs/>
        </w:rPr>
        <w:t>.</w:t>
      </w:r>
      <w:r w:rsidR="00706ED2">
        <w:t xml:space="preserve"> </w:t>
      </w:r>
      <w:r>
        <w:rPr>
          <w:rFonts w:eastAsiaTheme="minorEastAsia"/>
        </w:rPr>
        <w:t xml:space="preserve">AIC weights summarizing the average support for particular model classes and model type when they are the generating model. Headings indicate the generating model type and model class. Data was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AICwt will be h</w:t>
      </w:r>
      <w:proofErr w:type="spellStart"/>
      <w:r>
        <w:rPr>
          <w:rFonts w:eastAsiaTheme="minorEastAsia"/>
        </w:rPr>
        <w:t>ighest</w:t>
      </w:r>
      <w:proofErr w:type="spellEnd"/>
      <w:r>
        <w:rPr>
          <w:rFonts w:eastAsiaTheme="minorEastAsia"/>
        </w:rPr>
        <w:t xml:space="preserve"> for that model when fit. </w:t>
      </w:r>
    </w:p>
    <w:p w14:paraId="4DD7CF6F" w14:textId="3DC8E104" w:rsidR="00960922" w:rsidRDefault="00053ECB" w:rsidP="00C32621">
      <w:pPr>
        <w:pStyle w:val="JamesManuscriptBody"/>
      </w:pPr>
      <w:r>
        <w:rPr>
          <w:noProof/>
        </w:rPr>
        <w:lastRenderedPageBreak/>
        <w:drawing>
          <wp:inline distT="0" distB="0" distL="0" distR="0" wp14:anchorId="5E6D2487" wp14:editId="4C22D412">
            <wp:extent cx="5943600" cy="416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EF79D61" w14:textId="1F94F13D" w:rsidR="00960922" w:rsidRPr="00960922" w:rsidRDefault="00960922" w:rsidP="006E6262">
      <w:pPr>
        <w:pStyle w:val="JamesManuscriptBody"/>
        <w:spacing w:line="240" w:lineRule="auto"/>
        <w:rPr>
          <w:b/>
          <w:bCs/>
        </w:rPr>
      </w:pPr>
      <w:r w:rsidRPr="00960922">
        <w:rPr>
          <w:b/>
          <w:bCs/>
        </w:rPr>
        <w:t>Figure 7</w:t>
      </w:r>
      <w:r w:rsidR="009E4C3F">
        <w:rPr>
          <w:b/>
          <w:bCs/>
        </w:rPr>
        <w:t>.</w:t>
      </w:r>
      <w:r>
        <w:rPr>
          <w:b/>
          <w:bCs/>
        </w:rPr>
        <w:t xml:space="preserve"> </w:t>
      </w:r>
      <w:r w:rsidR="001E204B" w:rsidRPr="001E204B">
        <w:t>a)</w:t>
      </w:r>
      <w:r w:rsidR="001E204B">
        <w:rPr>
          <w:b/>
          <w:bCs/>
        </w:rPr>
        <w:t xml:space="preserve"> </w:t>
      </w:r>
      <w:r w:rsidRPr="00960922">
        <w:t xml:space="preserve">Ericaceae </w:t>
      </w:r>
      <w:r w:rsidR="001E204B">
        <w:t xml:space="preserve">phylogeny for which we had data (n=309). b) Ln aridity index </w:t>
      </w:r>
      <w:r w:rsidRPr="00960922">
        <w:t xml:space="preserve">dataset </w:t>
      </w:r>
      <w:r w:rsidR="001E204B">
        <w:t>where each bar is colored by dry (brown) and fleshy (green) fruit type. c) Model averaged parameter estimates with s</w:t>
      </w:r>
      <w:r w:rsidR="0089193A">
        <w:t>tandard error calculated from 100 parametric bootstraps.</w:t>
      </w:r>
      <w:r w:rsidR="000C0605">
        <w:t xml:space="preserve"> </w:t>
      </w:r>
    </w:p>
    <w:p w14:paraId="7EC09892" w14:textId="437CC189" w:rsidR="008408F2" w:rsidRDefault="008408F2" w:rsidP="00C32621">
      <w:pPr>
        <w:pStyle w:val="JamesManuscriptBody"/>
      </w:pPr>
      <w:r>
        <w:br w:type="page"/>
      </w:r>
    </w:p>
    <w:p w14:paraId="3FA9EE84" w14:textId="5F5AB24A" w:rsidR="00D76270" w:rsidRPr="008408F2" w:rsidRDefault="00DE1D95" w:rsidP="008408F2">
      <w:pPr>
        <w:pStyle w:val="JamesManuscriptBody"/>
        <w:jc w:val="center"/>
        <w:rPr>
          <w:rFonts w:eastAsiaTheme="minorEastAsia"/>
          <w:b/>
          <w:bCs/>
        </w:rPr>
      </w:pPr>
      <w:r>
        <w:rPr>
          <w:rFonts w:eastAsiaTheme="minorEastAsia"/>
          <w:b/>
          <w:bCs/>
        </w:rPr>
        <w:lastRenderedPageBreak/>
        <w:t>Liter</w:t>
      </w:r>
      <w:ins w:id="178" w:author="O'Meara, Brian C" w:date="2022-07-06T12:49:00Z">
        <w:r w:rsidR="00233DED">
          <w:rPr>
            <w:rFonts w:eastAsiaTheme="minorEastAsia"/>
            <w:b/>
            <w:bCs/>
          </w:rPr>
          <w:t>a</w:t>
        </w:r>
      </w:ins>
      <w:r>
        <w:rPr>
          <w:rFonts w:eastAsiaTheme="minorEastAsia"/>
          <w:b/>
          <w:bCs/>
        </w:rPr>
        <w:t>ture cited</w:t>
      </w:r>
    </w:p>
    <w:p w14:paraId="24659C51" w14:textId="77777777" w:rsidR="004A0E95" w:rsidRPr="004A0E95" w:rsidRDefault="000D1307" w:rsidP="004A0E95">
      <w:pPr>
        <w:pStyle w:val="Bibliography"/>
        <w:rPr>
          <w:rFonts w:ascii="Times New Roman" w:hAnsi="Times New Roman" w:cs="Times New Roman"/>
        </w:rPr>
      </w:pPr>
      <w:r>
        <w:rPr>
          <w:rFonts w:eastAsiaTheme="minorEastAsia"/>
          <w:u w:val="single"/>
        </w:rPr>
        <w:fldChar w:fldCharType="begin"/>
      </w:r>
      <w:r w:rsidR="004A0E95">
        <w:rPr>
          <w:rFonts w:eastAsiaTheme="minorEastAsia"/>
          <w:u w:val="single"/>
        </w:rPr>
        <w:instrText xml:space="preserve"> ADDIN ZOTERO_BIBL {"uncited":[],"omitted":[],"custom":[]} CSL_BIBLIOGRAPHY </w:instrText>
      </w:r>
      <w:r>
        <w:rPr>
          <w:rFonts w:eastAsiaTheme="minorEastAsia"/>
          <w:u w:val="single"/>
        </w:rPr>
        <w:fldChar w:fldCharType="separate"/>
      </w:r>
      <w:r w:rsidR="004A0E95" w:rsidRPr="004A0E95">
        <w:rPr>
          <w:rFonts w:ascii="Times New Roman" w:hAnsi="Times New Roman" w:cs="Times New Roman"/>
        </w:rPr>
        <w:t>Bartoszek K., Pienaar J., Mostad P., Andersson S., Hansen T.F. 2012. A phylogenetic comparative method for studying multivariate adaptation. Journal of Theoretical Biology. 314:204–215.</w:t>
      </w:r>
    </w:p>
    <w:p w14:paraId="692A8BF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Bastide P., Mariadassou M., Robin S. 2017. Detection of adaptive shifts on phylogenies by using shifted stochastic processes on a tree. Journal of the Royal Statistical Society: Series B (Statistical Methodology). 79:1067–1093.</w:t>
      </w:r>
    </w:p>
    <w:p w14:paraId="204879F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Beaulieu J.M., Jhwueng D.-C., Boettiger C., O’Meara B.C. 2012. Modeling Stabilizing Selection: Expanding the Ornstein–Uhlenbeck Model of Adaptive Evolution. Evolution. 66:2369–2383.</w:t>
      </w:r>
    </w:p>
    <w:p w14:paraId="177AEC0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Beaulieu J.M., O’Meara B.C. 2016. Detecting Hidden Diversification Shifts in Models of Trait-Dependent Speciation and Extinction. Syst Biol. 65:583–601.</w:t>
      </w:r>
    </w:p>
    <w:p w14:paraId="61BD2AA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Boyko J., Beaulieu J. 2022. A potential solution to the unresolved challenge of false correlation between discrete characters. .</w:t>
      </w:r>
    </w:p>
    <w:p w14:paraId="3119E9F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Burnham K.P., Anderson D.R. 2002. Model selection and multimodel inference: a practical information-theoretic approach. New York: Springer.</w:t>
      </w:r>
    </w:p>
    <w:p w14:paraId="4A30688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Butler M.A., King A.A. 2004. Phylogenetic Comparative Analysis: A Modeling Approach for                         Adaptive Evolution. The American Naturalist. 164:683–695.</w:t>
      </w:r>
    </w:p>
    <w:p w14:paraId="3E27537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Caetano D.S., Harmon L.J. 2017. ratematrix: An R package for studying evolutionary integration among several traits on phylogenetic trees. Methods in Ecology and Evolution. 8:1920–1927.</w:t>
      </w:r>
    </w:p>
    <w:p w14:paraId="05BAEF0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Chapman H., Cordeiro N.J., Dutton P., Wenny D., Kitamura S., Kaplin B., Melo F.P.L., Lawes M.J. 2016. Seed-dispersal ecology of tropical montane forests. Journal of Tropical Ecology. 32:437–454.</w:t>
      </w:r>
    </w:p>
    <w:p w14:paraId="6F719D3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Cressler C.E., Butler M.A., King A.A. 2015. Detecting Adaptive Evolution in Phylogenetic Comparative Analysis Using the Ornstein–Uhlenbeck Model. Systematic Biology. 64:953–968.</w:t>
      </w:r>
    </w:p>
    <w:p w14:paraId="74AA0CF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Cybis G.B., Sinsheimer J.S., Bedford T., Mather A.E., Lemey P., Suchard M.A. 2015. ASSESSING PHENOTYPIC CORRELATION THROUGH THE MULTIVARIATE PHYLOGENETIC LATENT LIABILITY MODEL. Ann Appl Stat. 9:969–991.</w:t>
      </w:r>
    </w:p>
    <w:p w14:paraId="3AC1526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Eastman J.M., Wegmann D., Leuenberger C., Harmon L.J. 2013. Simpsonian “Evolution by Jumps” in an Adaptive Radiation of Anolis Lizards. arXiv:1305.4216 [q-bio].</w:t>
      </w:r>
    </w:p>
    <w:p w14:paraId="2583031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Felsenstein J. 1985. Phylogenies and the Comparative Method. Am. Nat. 125:1–15.</w:t>
      </w:r>
    </w:p>
    <w:p w14:paraId="2E19B89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Felsenstein J. 2004. Inferring phylogenies. Sinauer associates Sunderland, MA.</w:t>
      </w:r>
    </w:p>
    <w:p w14:paraId="2BCB0D5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lastRenderedPageBreak/>
        <w:t>Felsenstein J. 2012. A Comparative Method for Both Discrete and Continuous Characters Using the Threshold Model. The American Naturalist. 179:145–156.</w:t>
      </w:r>
    </w:p>
    <w:p w14:paraId="27CA801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Foster S., Janson C.H. 1985. The relationship between seed size and establishment conditions in tropical woody plants. Ecology. 66:773–780.</w:t>
      </w:r>
    </w:p>
    <w:p w14:paraId="1EA0DDE1"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Freyman W.A., Höhna S. 2019. Stochastic Character Mapping of State-Dependent Diversification Reveals the Tempo of Evolutionary Decline in Self-Compatible Onagraceae Lineages. Systematic Biology. 68:505–519.</w:t>
      </w:r>
    </w:p>
    <w:p w14:paraId="1C6CCD51"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Hansen T.F. 1997. Stabilizing Selection and the Comparative Analysis of Adaptation. Evolution. 51:1341–1351.</w:t>
      </w:r>
    </w:p>
    <w:p w14:paraId="150D685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Hansen T.F. 2014. Use and Misuse of Comparative Methods in the Study of Adaptation. In: Garamszegi L.Z., editor. Modern Phylogenetic Comparative Methods and Their Application in Evolutionary Biology. Berlin, Heidelberg: Springer Berlin Heidelberg. p. 351–379.</w:t>
      </w:r>
    </w:p>
    <w:p w14:paraId="3E68386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Hansen T.F., Pienaar J., Orzack S.H. 2008. A Comparative Method for Studying Adaptation to a Randomly Evolving Environment. Evolution. 62:1965–1977.</w:t>
      </w:r>
    </w:p>
    <w:p w14:paraId="3F49AC9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Ho L. si, Ané C. 2014a. A Linear-Time Algorithm for Gaussian and Non-Gaussian Trait Evolution Models. Syst Biol. 63:397–408.</w:t>
      </w:r>
    </w:p>
    <w:p w14:paraId="086F653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Ho L.S.T., Ané C. 2014b. Intrinsic inference difficulties for trait evolution with Ornstein‐Uhlenbeck models. Methods in Ecology and Evolution. 5:1133–1146.</w:t>
      </w:r>
    </w:p>
    <w:p w14:paraId="348ABD9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Howe H.F., Smallwood J. 1982. Ecology of Seed Dispersal. Annual Review of Ecology and Systematics. 13:201–228.</w:t>
      </w:r>
    </w:p>
    <w:p w14:paraId="4997C55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Huang G., Jansen H.M., Mandjes M., Spreij P., Turck K.D. 2016. Markov-modulated Ornstein-Uhlenbeck processes. Advances in Applied Probability. 48:235–254.</w:t>
      </w:r>
    </w:p>
    <w:p w14:paraId="5E7B382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Ingram T., Mahler D.L. 2013a. SURFACE: detecting convergent evolution from comparative data by fitting Ornstein‐Uhlenbeck models with stepwise Akaike Information Criterion. Methods in ecology and evolution. 4:416–425.</w:t>
      </w:r>
    </w:p>
    <w:p w14:paraId="3826394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Ingram T., Mahler D.L. 2013b. SURFACE: detecting convergent evolution from comparative data by fitting Ornstein-Uhlenbeck models with stepwise Akaike Information Criterion. Methods in Ecology and Evolution. 4:416–425.</w:t>
      </w:r>
    </w:p>
    <w:p w14:paraId="2D708EC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Ives A.R., Garland T. 2010. Phylogenetic Logistic Regression for Binary Dependent Variables. Syst Biol. 59:9–26.</w:t>
      </w:r>
    </w:p>
    <w:p w14:paraId="5222E374"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Jones C.T., Youssef N., Susko E., Bielawski J.P. 2020. A Phenotype–Genotype Codon Model for Detecting Adaptive Evolution. Systematic Biology. 69:722–738.</w:t>
      </w:r>
    </w:p>
    <w:p w14:paraId="1F7CAD9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lastRenderedPageBreak/>
        <w:t>Khabbazian M., Kriebel R., Rohe K., Ané C. 2016. Fast and accurate detection of evolutionary shifts in Ornstein–Uhlenbeck models. Methods in Ecology and Evolution. 7:811–824.</w:t>
      </w:r>
    </w:p>
    <w:p w14:paraId="0D1C222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Lemey P., Rambaut A., Welch J.J., Suchard M.A. 2010. Phylogeography Takes a Relaxed Random Walk in Continuous Space and Time. Molecular Biology and Evolution. 27:1877–1885.</w:t>
      </w:r>
    </w:p>
    <w:p w14:paraId="0B579AD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Levin S.A., Muller-Landau *Helene C., Nathan *Ran, Chave *Jérôme. 2003. The Ecology and Evolution of Seed Dispersal: A Theoretical Perspective. Annual Review of Ecology, Evolution, and Systematics. 34:575–604.</w:t>
      </w:r>
    </w:p>
    <w:p w14:paraId="3ADB43E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Lorts C.M., Briggeman T., Sang T. 2008. Evolution of fruit types and seed dispersal:A phylogenetic and ecological snapshot. Journal of Systematics and Evolution. 46:396.</w:t>
      </w:r>
    </w:p>
    <w:p w14:paraId="08C8D80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Maddison W.P. 2006. Confounding Asymmetries in Evolutionary Diversification and Character Change. Evolution. 60:1743–1746.</w:t>
      </w:r>
    </w:p>
    <w:p w14:paraId="1C152A1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Maddison W.P., FitzJohn R.G. 2015. The Unsolved Challenge to Phylogenetic Correlation Tests for Categorical Characters. Syst Biol. 64:127–136.</w:t>
      </w:r>
    </w:p>
    <w:p w14:paraId="72FD67A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Maddison W.P., Midford P.E., Otto S.P., Oakley T. 2007. Estimating a Binary Character’s Effect on Speciation and Extinction. Syst Biol. 56:701–710.</w:t>
      </w:r>
    </w:p>
    <w:p w14:paraId="7E7DAE8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Mahler D.L., Ingram T., Revell L.J., Losos J.B. 2013. Exceptional convergence on the macroevolutionary landscape in island lizard radiations. Science. 341:292–295.</w:t>
      </w:r>
    </w:p>
    <w:p w14:paraId="369D7AD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Martin B.S., Bradburd G.S., Harmon L.J., Weber M.G. 2022. Modeling the Evolution of Rates of Continuous Trait Evolution. :2022.03.18.484930.</w:t>
      </w:r>
    </w:p>
    <w:p w14:paraId="527E3F14"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5046CC3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Middleton N., Thomas D. 1997. World atlas of desertification.. ed. 2. .</w:t>
      </w:r>
    </w:p>
    <w:p w14:paraId="47152DA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Mitov V., Bartoszek K., Stadler T. 2019. Automatic generation of evolutionary hypotheses using mixed Gaussian phylogenetic models. Proceedings of the National Academy of Sciences. 116:16921–16926.</w:t>
      </w:r>
    </w:p>
    <w:p w14:paraId="12861B9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Moreno-Jiménez E., Plaza C., Saiz H., Manzano R., Flagmeier M., Maestre F.T. 2019. Aridity and reduced soil micronutrient availability in global drylands. Nat Sustain. 2:371–377.</w:t>
      </w:r>
    </w:p>
    <w:p w14:paraId="3DDC5BB9"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Nielsen R. 2002. Mapping Mutations on Phylogenies. Systematic Biology. 51:729–739.</w:t>
      </w:r>
    </w:p>
    <w:p w14:paraId="49B79E1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Nunes A., Köbel M., Pinho P., Matos P., Bello F. de, Correia O., Branquinho C. 2017. Which plant traits respond to aridity? A critical step to assess functional diversity in Mediterranean drylands. Agricultural and Forest Meteorology. 239:176–184.</w:t>
      </w:r>
    </w:p>
    <w:p w14:paraId="24381EE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lastRenderedPageBreak/>
        <w:t>O’Meara B. 2008. Using Trees: Myrmecocystus Phylogeny and Character Evolution and New Methods for Investigating Trait Evolution and Species Delimitation (PhD Dissertation). Nat Prec.:1–1.</w:t>
      </w:r>
    </w:p>
    <w:p w14:paraId="1805B81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O’Meara B., Beaulieu J. 2021. Potential survival of some, but not all, diversification methods. .</w:t>
      </w:r>
    </w:p>
    <w:p w14:paraId="2E742B1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O’Meara B.C., Ané C., Sanderson M.J., Wainwright P.C. 2006. Testing for Different Rates of Continuous Trait Evolution Using Likelihood. Evolution. 60:922–933.</w:t>
      </w:r>
    </w:p>
    <w:p w14:paraId="39A5D7F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Pagel M. 1994. Detecting correlated evolution on phylogenies: a general method for the comparative analysis of discrete characters. Proc. R. Soc. B: Biol. Sci. 255:37–45.</w:t>
      </w:r>
    </w:p>
    <w:p w14:paraId="2A59F01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Pupko T., Pe I., Shamir R., Graur D. 2000. A Fast Algorithm for Joint Reconstruction of Ancestral Amino Acid Sequences. Mol Biol Evol. 17:890–896.</w:t>
      </w:r>
    </w:p>
    <w:p w14:paraId="575BD33B"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Rabosky D.L., Goldberg E.E. 2015. Model Inadequacy and Mistaken Inferences of Trait-Dependent Speciation. Syst Biol. 64:340–355.</w:t>
      </w:r>
    </w:p>
    <w:p w14:paraId="78C35F7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Rao V., Teh Y.W. 2013. Fast MCMC Sampling for Markov Jump Processes and Extensions. :26.</w:t>
      </w:r>
    </w:p>
    <w:p w14:paraId="7A323AA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Revell L.J. 2013. A Comment on the Use of Stochastic Character Maps to Estimate Evolutionary Rate Variation in a Continuously Valued Trait. Systematic Biology. 62:339–345.</w:t>
      </w:r>
    </w:p>
    <w:p w14:paraId="74023F7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Revell L.J. 2021. A variable-rate quantitative trait evolution model using penalized-likelihood. PeerJ. 9:e11997.</w:t>
      </w:r>
    </w:p>
    <w:p w14:paraId="154A7841"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Revell L.J., Collar D.C. 2009. Phylogenetic Analysis of the Evolutionary Correlation Using Likelihood. Evolution. 63:1090–1100.</w:t>
      </w:r>
    </w:p>
    <w:p w14:paraId="64F400F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Schupp E.W. 1993. Quantity, quality and the effectiveness of seed dispersal by animals. Vegetatio. 107:15–29.</w:t>
      </w:r>
    </w:p>
    <w:p w14:paraId="7FD716F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Schwery O., Onstein R.E., Bouchenak-Khelladi Y., Xing Y., Carter R.J., Linder H.P. 2015. As old as the mountains: the radiations of the Ericaceae. New Phytologist. 207:355–367.</w:t>
      </w:r>
    </w:p>
    <w:p w14:paraId="7999FEB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Steel M., Penny D. 2000. Parsimony, Likelihood, and the Role of Models in Molecular Phylogenetics. Mol Biol Evol. 17:839–850.</w:t>
      </w:r>
    </w:p>
    <w:p w14:paraId="23CE8B3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Stevens P.F., Luteyn J., Oliver E.G.H., Bell T.L., Brown E.A., Crowden R.K., George A.S., Jordan G.J., Ladd P., Lemson K., Mclean C.B., Menadue Y., Pate J.S., Stace H.M., Weiller C.M. 2004. Ericaceae. In: Kubitzki K., editor. Flowering Plants · Dicotyledons: Celastrales, Oxalidales, Rosales, Cornales, Ericales. Berlin, Heidelberg: Springer. p. 145–194.</w:t>
      </w:r>
    </w:p>
    <w:p w14:paraId="45BFFF9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Thomas G.H., Freckleton R.P., Székely T. 2006. Comparative analyses of the influence of developmental mode on phenotypic diversification rates in shorebirds. Proceedings of the Royal Society B: Biological Sciences. 273:1619–1624.</w:t>
      </w:r>
    </w:p>
    <w:p w14:paraId="71BC5329"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lastRenderedPageBreak/>
        <w:t>Toljagić O., Voje K.L., Matschiner M., Liow L.H., Hansen T.F. 2018. Millions of Years Behind: Slow Adaptation of Ruminants to Grasslands. Syst Biol. 67:145–157.</w:t>
      </w:r>
    </w:p>
    <w:p w14:paraId="60CF44E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Tribble C.M., May M.R., Jackson-Gain A., Zenil-Ferguson R., Specht C.D., Rothfels C.J. 2021. Unearthing modes of climatic adaptation in underground storage organs across Liliales. .</w:t>
      </w:r>
    </w:p>
    <w:p w14:paraId="0A93393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4D07EBD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Uyeda J.C., Zenil-Ferguson R., Pennell M.W. 2018. Rethinking phylogenetic comparative methods. Syst Biol. 67:1091–1109.</w:t>
      </w:r>
    </w:p>
    <w:p w14:paraId="43F0968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Vasconcelos T., Boyko J.D., Beaulieu J.M. 2021. Linking mode of seed dispersal and climatic niche evolution in flowering plants. J. Biogeogr. n/a.</w:t>
      </w:r>
    </w:p>
    <w:p w14:paraId="7FCB0AE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Venable D.L., Brown J.S. 1988. The Selective Interactions of Dispersal, Dormancy, and Seed Size as Adaptations for Reducing Risk in Variable Environments. The American Naturalist. 131:360–384.</w:t>
      </w:r>
    </w:p>
    <w:p w14:paraId="2B6D848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2380FAD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Yang Z. 2006. Computational molecular evolution. Oxford University Press Oxford.</w:t>
      </w:r>
    </w:p>
    <w:p w14:paraId="28D86AC6" w14:textId="558B91B5" w:rsidR="005653D8" w:rsidRPr="00F07FC8" w:rsidRDefault="000D1307" w:rsidP="00EF5110">
      <w:pPr>
        <w:pStyle w:val="JamesManuscriptBody"/>
        <w:rPr>
          <w:rFonts w:eastAsiaTheme="minorEastAsia"/>
          <w:u w:val="single"/>
        </w:rPr>
      </w:pPr>
      <w:r>
        <w:rPr>
          <w:rFonts w:eastAsiaTheme="minorEastAsia"/>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Meara, Brian C" w:date="2022-07-04T07:53:00Z" w:initials="OBC">
    <w:p w14:paraId="25CC50AB" w14:textId="77777777" w:rsidR="00563648" w:rsidRDefault="00563648" w:rsidP="00391B42">
      <w:r>
        <w:rPr>
          <w:rStyle w:val="CommentReference"/>
        </w:rPr>
        <w:annotationRef/>
      </w:r>
      <w:r>
        <w:rPr>
          <w:rFonts w:asciiTheme="minorHAnsi" w:eastAsiaTheme="minorHAnsi" w:hAnsiTheme="minorHAnsi" w:cstheme="minorBidi"/>
          <w:lang w:val="en-US"/>
        </w:rPr>
        <w:t>The whole organism is one phenotype, not each trait</w:t>
      </w:r>
    </w:p>
  </w:comment>
  <w:comment w:id="50" w:author="O'Meara, Brian C" w:date="2022-07-06T07:42:00Z" w:initials="OBC">
    <w:p w14:paraId="250131DF" w14:textId="77777777" w:rsidR="002764B4" w:rsidRDefault="002764B4" w:rsidP="007D3D1D">
      <w:r>
        <w:rPr>
          <w:rStyle w:val="CommentReference"/>
        </w:rPr>
        <w:annotationRef/>
      </w:r>
      <w:r>
        <w:rPr>
          <w:rFonts w:asciiTheme="minorHAnsi" w:eastAsiaTheme="minorHAnsi" w:hAnsiTheme="minorHAnsi" w:cstheme="minorBidi"/>
          <w:lang w:val="en-US"/>
        </w:rPr>
        <w:t>Measurement error incorporated how?</w:t>
      </w:r>
    </w:p>
  </w:comment>
  <w:comment w:id="59" w:author="O'Meara, Brian C" w:date="2022-07-06T07:40:00Z" w:initials="OBC">
    <w:p w14:paraId="6F0969DA" w14:textId="39E2F12F" w:rsidR="002764B4" w:rsidRDefault="002764B4" w:rsidP="001522FA">
      <w:r>
        <w:rPr>
          <w:rStyle w:val="CommentReference"/>
        </w:rPr>
        <w:annotationRef/>
      </w:r>
      <w:r>
        <w:rPr>
          <w:rFonts w:asciiTheme="minorHAnsi" w:eastAsiaTheme="minorHAnsi" w:hAnsiTheme="minorHAnsi" w:cstheme="minorBidi"/>
          <w:lang w:val="en-US"/>
        </w:rPr>
        <w:t>Units?</w:t>
      </w:r>
    </w:p>
  </w:comment>
  <w:comment w:id="60" w:author="O'Meara, Brian C" w:date="2022-07-06T07:40:00Z" w:initials="OBC">
    <w:p w14:paraId="4F025047" w14:textId="77777777" w:rsidR="002764B4" w:rsidRDefault="002764B4" w:rsidP="001936BB">
      <w:r>
        <w:rPr>
          <w:rStyle w:val="CommentReference"/>
        </w:rPr>
        <w:annotationRef/>
      </w:r>
      <w:r>
        <w:rPr>
          <w:rFonts w:asciiTheme="minorHAnsi" w:eastAsiaTheme="minorHAnsi" w:hAnsiTheme="minorHAnsi" w:cstheme="minorBidi"/>
          <w:lang w:val="en-US"/>
        </w:rPr>
        <w:t>Also, uncertainty?</w:t>
      </w:r>
    </w:p>
  </w:comment>
  <w:comment w:id="63" w:author="O'Meara, Brian C" w:date="2022-07-06T07:43:00Z" w:initials="OBC">
    <w:p w14:paraId="1696584E" w14:textId="77777777" w:rsidR="002764B4" w:rsidRDefault="002764B4" w:rsidP="00F428F7">
      <w:r>
        <w:rPr>
          <w:rStyle w:val="CommentReference"/>
        </w:rPr>
        <w:annotationRef/>
      </w:r>
      <w:r>
        <w:rPr>
          <w:rFonts w:asciiTheme="minorHAnsi" w:eastAsiaTheme="minorHAnsi" w:hAnsiTheme="minorHAnsi" w:cstheme="minorBidi"/>
          <w:lang w:val="en-US"/>
        </w:rPr>
        <w:t>Use same precision for bot this and the following rate</w:t>
      </w:r>
    </w:p>
  </w:comment>
  <w:comment w:id="66" w:author="O'Meara, Brian C" w:date="2022-07-06T07:44:00Z" w:initials="OBC">
    <w:p w14:paraId="46791E2D" w14:textId="77777777" w:rsidR="002764B4" w:rsidRDefault="002764B4" w:rsidP="00617749">
      <w:r>
        <w:rPr>
          <w:rStyle w:val="CommentReference"/>
        </w:rPr>
        <w:annotationRef/>
      </w:r>
      <w:r>
        <w:rPr>
          <w:rFonts w:asciiTheme="minorHAnsi" w:eastAsiaTheme="minorHAnsi" w:hAnsiTheme="minorHAnsi" w:cstheme="minorBidi"/>
          <w:lang w:val="en-US"/>
        </w:rPr>
        <w:t>Depends on starting state</w:t>
      </w:r>
    </w:p>
  </w:comment>
  <w:comment w:id="70" w:author="O'Meara, Brian C" w:date="2022-07-06T07:48:00Z" w:initials="OBC">
    <w:p w14:paraId="3C34CF1A" w14:textId="77777777" w:rsidR="000C22B0" w:rsidRDefault="000C22B0" w:rsidP="009A65AD">
      <w:r>
        <w:rPr>
          <w:rStyle w:val="CommentReference"/>
        </w:rPr>
        <w:annotationRef/>
      </w:r>
      <w:r>
        <w:rPr>
          <w:rFonts w:asciiTheme="minorHAnsi" w:eastAsiaTheme="minorHAnsi" w:hAnsiTheme="minorHAnsi" w:cstheme="minorBidi"/>
          <w:lang w:val="en-US"/>
        </w:rPr>
        <w:t>No: http://www.jcsantosresearch.org/Class_2014_Spring_Comparative/pdf/week_9/Revell_2014.pdf</w:t>
      </w:r>
    </w:p>
  </w:comment>
  <w:comment w:id="172" w:author="O'Meara, Brian C" w:date="2022-07-06T11:51:00Z" w:initials="OBC">
    <w:p w14:paraId="1F1B7529" w14:textId="77777777" w:rsidR="00AD146C" w:rsidRDefault="00AD146C" w:rsidP="00086068">
      <w:r>
        <w:rPr>
          <w:rStyle w:val="CommentReference"/>
        </w:rPr>
        <w:annotationRef/>
      </w:r>
      <w:r>
        <w:rPr>
          <w:rFonts w:asciiTheme="minorHAnsi" w:eastAsiaTheme="minorHAnsi" w:hAnsiTheme="minorHAnsi" w:cstheme="minorBidi"/>
          <w:lang w:val="en-US"/>
        </w:rPr>
        <w:t>Independent is misspelled in CID</w:t>
      </w:r>
    </w:p>
  </w:comment>
  <w:comment w:id="177" w:author="O'Meara, Brian C" w:date="2022-07-06T12:47:00Z" w:initials="OBC">
    <w:p w14:paraId="0CEAEE3F" w14:textId="77777777" w:rsidR="00233DED" w:rsidRDefault="00233DED" w:rsidP="00FB588E">
      <w:r>
        <w:rPr>
          <w:rStyle w:val="CommentReference"/>
        </w:rPr>
        <w:annotationRef/>
      </w:r>
      <w:r>
        <w:rPr>
          <w:rFonts w:asciiTheme="minorHAnsi" w:eastAsiaTheme="minorHAnsi" w:hAnsiTheme="minorHAnsi" w:cstheme="minorBidi"/>
          <w:lang w:val="en-US"/>
        </w:rPr>
        <w:t>A little smushed on the x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CC50AB" w15:done="0"/>
  <w15:commentEx w15:paraId="250131DF" w15:done="0"/>
  <w15:commentEx w15:paraId="6F0969DA" w15:done="0"/>
  <w15:commentEx w15:paraId="4F025047" w15:paraIdParent="6F0969DA" w15:done="0"/>
  <w15:commentEx w15:paraId="1696584E" w15:done="0"/>
  <w15:commentEx w15:paraId="46791E2D" w15:done="0"/>
  <w15:commentEx w15:paraId="3C34CF1A" w15:done="0"/>
  <w15:commentEx w15:paraId="1F1B7529" w15:done="0"/>
  <w15:commentEx w15:paraId="0CEAEE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D1AEB" w16cex:dateUtc="2022-07-04T11:53:00Z"/>
  <w16cex:commentExtensible w16cex:durableId="266FBB4F" w16cex:dateUtc="2022-07-06T11:42:00Z"/>
  <w16cex:commentExtensible w16cex:durableId="266FBAE9" w16cex:dateUtc="2022-07-06T11:40:00Z"/>
  <w16cex:commentExtensible w16cex:durableId="266FBAFE" w16cex:dateUtc="2022-07-06T11:40:00Z"/>
  <w16cex:commentExtensible w16cex:durableId="266FBBA6" w16cex:dateUtc="2022-07-06T11:43:00Z"/>
  <w16cex:commentExtensible w16cex:durableId="266FBBCF" w16cex:dateUtc="2022-07-06T11:44:00Z"/>
  <w16cex:commentExtensible w16cex:durableId="266FBCB9" w16cex:dateUtc="2022-07-06T11:48:00Z"/>
  <w16cex:commentExtensible w16cex:durableId="266FF5D7" w16cex:dateUtc="2022-07-06T15:51:00Z"/>
  <w16cex:commentExtensible w16cex:durableId="267002DC" w16cex:dateUtc="2022-07-06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CC50AB" w16cid:durableId="266D1AEB"/>
  <w16cid:commentId w16cid:paraId="250131DF" w16cid:durableId="266FBB4F"/>
  <w16cid:commentId w16cid:paraId="6F0969DA" w16cid:durableId="266FBAE9"/>
  <w16cid:commentId w16cid:paraId="4F025047" w16cid:durableId="266FBAFE"/>
  <w16cid:commentId w16cid:paraId="1696584E" w16cid:durableId="266FBBA6"/>
  <w16cid:commentId w16cid:paraId="46791E2D" w16cid:durableId="266FBBCF"/>
  <w16cid:commentId w16cid:paraId="3C34CF1A" w16cid:durableId="266FBCB9"/>
  <w16cid:commentId w16cid:paraId="1F1B7529" w16cid:durableId="266FF5D7"/>
  <w16cid:commentId w16cid:paraId="0CEAEE3F" w16cid:durableId="267002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122A3" w14:textId="77777777" w:rsidR="004672A6" w:rsidRDefault="004672A6" w:rsidP="004F7AB3">
      <w:r>
        <w:separator/>
      </w:r>
    </w:p>
  </w:endnote>
  <w:endnote w:type="continuationSeparator" w:id="0">
    <w:p w14:paraId="0E9AC0C4" w14:textId="77777777" w:rsidR="004672A6" w:rsidRDefault="004672A6"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A93C2" w14:textId="77777777" w:rsidR="004672A6" w:rsidRDefault="004672A6" w:rsidP="004F7AB3">
      <w:r>
        <w:separator/>
      </w:r>
    </w:p>
  </w:footnote>
  <w:footnote w:type="continuationSeparator" w:id="0">
    <w:p w14:paraId="21DBCD3E" w14:textId="77777777" w:rsidR="004672A6" w:rsidRDefault="004672A6" w:rsidP="004F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0C7"/>
    <w:multiLevelType w:val="hybridMultilevel"/>
    <w:tmpl w:val="52BED03A"/>
    <w:lvl w:ilvl="0" w:tplc="1A8A5F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5695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eara, Brian C">
    <w15:presenceInfo w15:providerId="AD" w15:userId="S::bomeara@utk.edu::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3A92"/>
    <w:rsid w:val="00003F38"/>
    <w:rsid w:val="00004968"/>
    <w:rsid w:val="00004DED"/>
    <w:rsid w:val="00005D9F"/>
    <w:rsid w:val="00006316"/>
    <w:rsid w:val="00006E5B"/>
    <w:rsid w:val="00007D61"/>
    <w:rsid w:val="00010EFA"/>
    <w:rsid w:val="00011089"/>
    <w:rsid w:val="0001221C"/>
    <w:rsid w:val="00014090"/>
    <w:rsid w:val="0001491E"/>
    <w:rsid w:val="00015D77"/>
    <w:rsid w:val="0001708F"/>
    <w:rsid w:val="0001789D"/>
    <w:rsid w:val="00017B6D"/>
    <w:rsid w:val="0002225A"/>
    <w:rsid w:val="00022F15"/>
    <w:rsid w:val="00023A29"/>
    <w:rsid w:val="0002446B"/>
    <w:rsid w:val="00024FA6"/>
    <w:rsid w:val="00026F09"/>
    <w:rsid w:val="00027969"/>
    <w:rsid w:val="0003076F"/>
    <w:rsid w:val="000315B2"/>
    <w:rsid w:val="00031613"/>
    <w:rsid w:val="0003166A"/>
    <w:rsid w:val="0003205A"/>
    <w:rsid w:val="00032363"/>
    <w:rsid w:val="000329AA"/>
    <w:rsid w:val="00033571"/>
    <w:rsid w:val="0003368F"/>
    <w:rsid w:val="00034C75"/>
    <w:rsid w:val="00035D4C"/>
    <w:rsid w:val="000373B4"/>
    <w:rsid w:val="00037476"/>
    <w:rsid w:val="000401F8"/>
    <w:rsid w:val="00040416"/>
    <w:rsid w:val="00040950"/>
    <w:rsid w:val="0004232D"/>
    <w:rsid w:val="000427A3"/>
    <w:rsid w:val="00043950"/>
    <w:rsid w:val="0004701C"/>
    <w:rsid w:val="00047B2D"/>
    <w:rsid w:val="0005093E"/>
    <w:rsid w:val="000511F3"/>
    <w:rsid w:val="00051389"/>
    <w:rsid w:val="000520CE"/>
    <w:rsid w:val="00052269"/>
    <w:rsid w:val="00052DCB"/>
    <w:rsid w:val="00053680"/>
    <w:rsid w:val="00053ECB"/>
    <w:rsid w:val="00054030"/>
    <w:rsid w:val="00055F77"/>
    <w:rsid w:val="000563C7"/>
    <w:rsid w:val="00061CFE"/>
    <w:rsid w:val="000621A9"/>
    <w:rsid w:val="00063496"/>
    <w:rsid w:val="0006561E"/>
    <w:rsid w:val="000669F1"/>
    <w:rsid w:val="00066ACA"/>
    <w:rsid w:val="00067483"/>
    <w:rsid w:val="00070D35"/>
    <w:rsid w:val="0007112E"/>
    <w:rsid w:val="00071C78"/>
    <w:rsid w:val="00072517"/>
    <w:rsid w:val="0007387E"/>
    <w:rsid w:val="00074241"/>
    <w:rsid w:val="000750B5"/>
    <w:rsid w:val="000754DB"/>
    <w:rsid w:val="00076BD0"/>
    <w:rsid w:val="00077A75"/>
    <w:rsid w:val="000801EE"/>
    <w:rsid w:val="000817E2"/>
    <w:rsid w:val="00082F0C"/>
    <w:rsid w:val="000836E8"/>
    <w:rsid w:val="00083AE5"/>
    <w:rsid w:val="00083C6B"/>
    <w:rsid w:val="0008457D"/>
    <w:rsid w:val="00086DDF"/>
    <w:rsid w:val="000904F8"/>
    <w:rsid w:val="00090B33"/>
    <w:rsid w:val="00091C31"/>
    <w:rsid w:val="00095B52"/>
    <w:rsid w:val="00095F2E"/>
    <w:rsid w:val="000971E0"/>
    <w:rsid w:val="000A1363"/>
    <w:rsid w:val="000A1AE0"/>
    <w:rsid w:val="000A2138"/>
    <w:rsid w:val="000A42CC"/>
    <w:rsid w:val="000A4475"/>
    <w:rsid w:val="000A51A4"/>
    <w:rsid w:val="000A74DE"/>
    <w:rsid w:val="000A797D"/>
    <w:rsid w:val="000B0209"/>
    <w:rsid w:val="000B03F4"/>
    <w:rsid w:val="000B1215"/>
    <w:rsid w:val="000B15EE"/>
    <w:rsid w:val="000B20B6"/>
    <w:rsid w:val="000B3722"/>
    <w:rsid w:val="000B47ED"/>
    <w:rsid w:val="000B55B7"/>
    <w:rsid w:val="000B630E"/>
    <w:rsid w:val="000B6D4A"/>
    <w:rsid w:val="000C012A"/>
    <w:rsid w:val="000C0605"/>
    <w:rsid w:val="000C103E"/>
    <w:rsid w:val="000C2125"/>
    <w:rsid w:val="000C22B0"/>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54CD"/>
    <w:rsid w:val="000D66EF"/>
    <w:rsid w:val="000D681D"/>
    <w:rsid w:val="000D79EF"/>
    <w:rsid w:val="000D7D19"/>
    <w:rsid w:val="000D7F96"/>
    <w:rsid w:val="000E084B"/>
    <w:rsid w:val="000E0B76"/>
    <w:rsid w:val="000E19FC"/>
    <w:rsid w:val="000E2673"/>
    <w:rsid w:val="000E5018"/>
    <w:rsid w:val="000E5597"/>
    <w:rsid w:val="000E57AF"/>
    <w:rsid w:val="000E57FA"/>
    <w:rsid w:val="000E58DB"/>
    <w:rsid w:val="000E5C16"/>
    <w:rsid w:val="000E6FF3"/>
    <w:rsid w:val="000E7E93"/>
    <w:rsid w:val="000F30E6"/>
    <w:rsid w:val="000F30E7"/>
    <w:rsid w:val="000F33AD"/>
    <w:rsid w:val="000F3BC8"/>
    <w:rsid w:val="000F4C41"/>
    <w:rsid w:val="000F548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3EC3"/>
    <w:rsid w:val="00115313"/>
    <w:rsid w:val="00116993"/>
    <w:rsid w:val="001170C1"/>
    <w:rsid w:val="00117F2A"/>
    <w:rsid w:val="00120EB6"/>
    <w:rsid w:val="0012169A"/>
    <w:rsid w:val="001240DF"/>
    <w:rsid w:val="0012527F"/>
    <w:rsid w:val="00125A38"/>
    <w:rsid w:val="00125EFA"/>
    <w:rsid w:val="00126E26"/>
    <w:rsid w:val="00127094"/>
    <w:rsid w:val="00130703"/>
    <w:rsid w:val="00130C91"/>
    <w:rsid w:val="001317F5"/>
    <w:rsid w:val="00132250"/>
    <w:rsid w:val="00135AF3"/>
    <w:rsid w:val="0013657F"/>
    <w:rsid w:val="00136E01"/>
    <w:rsid w:val="001371B5"/>
    <w:rsid w:val="00137427"/>
    <w:rsid w:val="00140CEC"/>
    <w:rsid w:val="00141B7A"/>
    <w:rsid w:val="00144774"/>
    <w:rsid w:val="001449D3"/>
    <w:rsid w:val="00146337"/>
    <w:rsid w:val="00146533"/>
    <w:rsid w:val="00146692"/>
    <w:rsid w:val="0014729E"/>
    <w:rsid w:val="00147CC2"/>
    <w:rsid w:val="00150385"/>
    <w:rsid w:val="001514B2"/>
    <w:rsid w:val="00152001"/>
    <w:rsid w:val="001529F1"/>
    <w:rsid w:val="00153043"/>
    <w:rsid w:val="001532BE"/>
    <w:rsid w:val="00153872"/>
    <w:rsid w:val="00155347"/>
    <w:rsid w:val="00155454"/>
    <w:rsid w:val="00155BED"/>
    <w:rsid w:val="00155CE2"/>
    <w:rsid w:val="00155F04"/>
    <w:rsid w:val="00156832"/>
    <w:rsid w:val="001609BC"/>
    <w:rsid w:val="00162EDF"/>
    <w:rsid w:val="0016464C"/>
    <w:rsid w:val="00165162"/>
    <w:rsid w:val="001651FC"/>
    <w:rsid w:val="00165F77"/>
    <w:rsid w:val="00166834"/>
    <w:rsid w:val="00166FE9"/>
    <w:rsid w:val="00167A8C"/>
    <w:rsid w:val="00170582"/>
    <w:rsid w:val="0017183D"/>
    <w:rsid w:val="00171973"/>
    <w:rsid w:val="00171CCC"/>
    <w:rsid w:val="00172559"/>
    <w:rsid w:val="001727AB"/>
    <w:rsid w:val="00172826"/>
    <w:rsid w:val="001729AB"/>
    <w:rsid w:val="00172E29"/>
    <w:rsid w:val="0017362D"/>
    <w:rsid w:val="001745EB"/>
    <w:rsid w:val="00177C2B"/>
    <w:rsid w:val="00180778"/>
    <w:rsid w:val="00182F6E"/>
    <w:rsid w:val="00184E35"/>
    <w:rsid w:val="00184F80"/>
    <w:rsid w:val="00186047"/>
    <w:rsid w:val="001863CA"/>
    <w:rsid w:val="00187A8A"/>
    <w:rsid w:val="00190DD3"/>
    <w:rsid w:val="00191576"/>
    <w:rsid w:val="001916B9"/>
    <w:rsid w:val="00192234"/>
    <w:rsid w:val="0019275A"/>
    <w:rsid w:val="00192FC3"/>
    <w:rsid w:val="00193B03"/>
    <w:rsid w:val="0019450F"/>
    <w:rsid w:val="00194BCF"/>
    <w:rsid w:val="00195121"/>
    <w:rsid w:val="001953C6"/>
    <w:rsid w:val="001956C1"/>
    <w:rsid w:val="00196288"/>
    <w:rsid w:val="00196E8E"/>
    <w:rsid w:val="001A12C8"/>
    <w:rsid w:val="001A1BCE"/>
    <w:rsid w:val="001A1F1D"/>
    <w:rsid w:val="001A2602"/>
    <w:rsid w:val="001A302D"/>
    <w:rsid w:val="001A399C"/>
    <w:rsid w:val="001A4103"/>
    <w:rsid w:val="001A5571"/>
    <w:rsid w:val="001A5E95"/>
    <w:rsid w:val="001A5F2A"/>
    <w:rsid w:val="001A698F"/>
    <w:rsid w:val="001A6AFE"/>
    <w:rsid w:val="001A77C3"/>
    <w:rsid w:val="001B0AC0"/>
    <w:rsid w:val="001B1643"/>
    <w:rsid w:val="001B1A0E"/>
    <w:rsid w:val="001B1CC4"/>
    <w:rsid w:val="001B28B8"/>
    <w:rsid w:val="001B493F"/>
    <w:rsid w:val="001B6EFA"/>
    <w:rsid w:val="001B7B14"/>
    <w:rsid w:val="001B7D91"/>
    <w:rsid w:val="001C1155"/>
    <w:rsid w:val="001C1518"/>
    <w:rsid w:val="001C188E"/>
    <w:rsid w:val="001C2363"/>
    <w:rsid w:val="001C30CA"/>
    <w:rsid w:val="001C4260"/>
    <w:rsid w:val="001C47DC"/>
    <w:rsid w:val="001C5378"/>
    <w:rsid w:val="001C5F0C"/>
    <w:rsid w:val="001C61EC"/>
    <w:rsid w:val="001C6374"/>
    <w:rsid w:val="001D0616"/>
    <w:rsid w:val="001D0D9A"/>
    <w:rsid w:val="001D0ED3"/>
    <w:rsid w:val="001D19B4"/>
    <w:rsid w:val="001D297F"/>
    <w:rsid w:val="001D2D79"/>
    <w:rsid w:val="001D3AE1"/>
    <w:rsid w:val="001D432C"/>
    <w:rsid w:val="001D4452"/>
    <w:rsid w:val="001D454F"/>
    <w:rsid w:val="001D5D0B"/>
    <w:rsid w:val="001D7477"/>
    <w:rsid w:val="001D7DF6"/>
    <w:rsid w:val="001E0042"/>
    <w:rsid w:val="001E17A0"/>
    <w:rsid w:val="001E18A9"/>
    <w:rsid w:val="001E204B"/>
    <w:rsid w:val="001E3CC9"/>
    <w:rsid w:val="001E3D23"/>
    <w:rsid w:val="001E3F67"/>
    <w:rsid w:val="001E46EF"/>
    <w:rsid w:val="001E4CC1"/>
    <w:rsid w:val="001E5C32"/>
    <w:rsid w:val="001E68B0"/>
    <w:rsid w:val="001E6B58"/>
    <w:rsid w:val="001E7609"/>
    <w:rsid w:val="001F01DC"/>
    <w:rsid w:val="001F02EC"/>
    <w:rsid w:val="001F15A3"/>
    <w:rsid w:val="001F3795"/>
    <w:rsid w:val="001F3841"/>
    <w:rsid w:val="001F5C17"/>
    <w:rsid w:val="001F603E"/>
    <w:rsid w:val="001F6D54"/>
    <w:rsid w:val="001F734A"/>
    <w:rsid w:val="00201221"/>
    <w:rsid w:val="00201E99"/>
    <w:rsid w:val="00202027"/>
    <w:rsid w:val="00202761"/>
    <w:rsid w:val="00202FBD"/>
    <w:rsid w:val="002034FB"/>
    <w:rsid w:val="0020369C"/>
    <w:rsid w:val="00203B6A"/>
    <w:rsid w:val="002040B5"/>
    <w:rsid w:val="00204142"/>
    <w:rsid w:val="00204E7E"/>
    <w:rsid w:val="00212103"/>
    <w:rsid w:val="00212137"/>
    <w:rsid w:val="00212787"/>
    <w:rsid w:val="002128D1"/>
    <w:rsid w:val="00213597"/>
    <w:rsid w:val="00214307"/>
    <w:rsid w:val="002146D2"/>
    <w:rsid w:val="00214C65"/>
    <w:rsid w:val="00214D20"/>
    <w:rsid w:val="00214EFB"/>
    <w:rsid w:val="00216259"/>
    <w:rsid w:val="0021709E"/>
    <w:rsid w:val="002174DA"/>
    <w:rsid w:val="002174E8"/>
    <w:rsid w:val="0021763E"/>
    <w:rsid w:val="002178C1"/>
    <w:rsid w:val="002201FD"/>
    <w:rsid w:val="00220264"/>
    <w:rsid w:val="002205D6"/>
    <w:rsid w:val="002208C5"/>
    <w:rsid w:val="00220EA8"/>
    <w:rsid w:val="00221E26"/>
    <w:rsid w:val="00222366"/>
    <w:rsid w:val="002227A5"/>
    <w:rsid w:val="00222BC6"/>
    <w:rsid w:val="002241B0"/>
    <w:rsid w:val="0022573C"/>
    <w:rsid w:val="00225786"/>
    <w:rsid w:val="00225C1E"/>
    <w:rsid w:val="00225D6F"/>
    <w:rsid w:val="00226624"/>
    <w:rsid w:val="00226CA9"/>
    <w:rsid w:val="00227567"/>
    <w:rsid w:val="00227C09"/>
    <w:rsid w:val="0023080C"/>
    <w:rsid w:val="00231027"/>
    <w:rsid w:val="00231414"/>
    <w:rsid w:val="0023251B"/>
    <w:rsid w:val="00232799"/>
    <w:rsid w:val="00232ED9"/>
    <w:rsid w:val="00233A5D"/>
    <w:rsid w:val="00233DED"/>
    <w:rsid w:val="00236166"/>
    <w:rsid w:val="00240508"/>
    <w:rsid w:val="00244244"/>
    <w:rsid w:val="00246195"/>
    <w:rsid w:val="00246E77"/>
    <w:rsid w:val="00250100"/>
    <w:rsid w:val="002505C9"/>
    <w:rsid w:val="00252319"/>
    <w:rsid w:val="00253269"/>
    <w:rsid w:val="002553AE"/>
    <w:rsid w:val="00256653"/>
    <w:rsid w:val="0025758D"/>
    <w:rsid w:val="0025795B"/>
    <w:rsid w:val="00260B00"/>
    <w:rsid w:val="00260CF7"/>
    <w:rsid w:val="00261367"/>
    <w:rsid w:val="00262E75"/>
    <w:rsid w:val="00263285"/>
    <w:rsid w:val="00264487"/>
    <w:rsid w:val="00264EA2"/>
    <w:rsid w:val="002654B2"/>
    <w:rsid w:val="00266585"/>
    <w:rsid w:val="00271765"/>
    <w:rsid w:val="0027339F"/>
    <w:rsid w:val="00273FBC"/>
    <w:rsid w:val="00274BF4"/>
    <w:rsid w:val="002751BC"/>
    <w:rsid w:val="002755E1"/>
    <w:rsid w:val="002755F9"/>
    <w:rsid w:val="00275A03"/>
    <w:rsid w:val="00275D83"/>
    <w:rsid w:val="002764B4"/>
    <w:rsid w:val="00276ADD"/>
    <w:rsid w:val="00277415"/>
    <w:rsid w:val="00277E53"/>
    <w:rsid w:val="002801D8"/>
    <w:rsid w:val="00281813"/>
    <w:rsid w:val="00281D35"/>
    <w:rsid w:val="00282656"/>
    <w:rsid w:val="00283816"/>
    <w:rsid w:val="002840AF"/>
    <w:rsid w:val="002840E8"/>
    <w:rsid w:val="00284899"/>
    <w:rsid w:val="0028562E"/>
    <w:rsid w:val="0028575D"/>
    <w:rsid w:val="0028580B"/>
    <w:rsid w:val="00286052"/>
    <w:rsid w:val="002874E1"/>
    <w:rsid w:val="00287781"/>
    <w:rsid w:val="0029127D"/>
    <w:rsid w:val="002912B4"/>
    <w:rsid w:val="00291D8C"/>
    <w:rsid w:val="00291DE9"/>
    <w:rsid w:val="002925A5"/>
    <w:rsid w:val="00292F07"/>
    <w:rsid w:val="0029301E"/>
    <w:rsid w:val="00294E35"/>
    <w:rsid w:val="00294E77"/>
    <w:rsid w:val="0029600D"/>
    <w:rsid w:val="00296562"/>
    <w:rsid w:val="002970B1"/>
    <w:rsid w:val="002970E3"/>
    <w:rsid w:val="002A0069"/>
    <w:rsid w:val="002A013D"/>
    <w:rsid w:val="002A0192"/>
    <w:rsid w:val="002A213B"/>
    <w:rsid w:val="002A4809"/>
    <w:rsid w:val="002A544B"/>
    <w:rsid w:val="002A6305"/>
    <w:rsid w:val="002B10F3"/>
    <w:rsid w:val="002B2308"/>
    <w:rsid w:val="002B5055"/>
    <w:rsid w:val="002B5CB2"/>
    <w:rsid w:val="002B6409"/>
    <w:rsid w:val="002B657F"/>
    <w:rsid w:val="002B6785"/>
    <w:rsid w:val="002B77F0"/>
    <w:rsid w:val="002C0BCF"/>
    <w:rsid w:val="002C131C"/>
    <w:rsid w:val="002C186C"/>
    <w:rsid w:val="002C1E5A"/>
    <w:rsid w:val="002C1F38"/>
    <w:rsid w:val="002C2841"/>
    <w:rsid w:val="002C2890"/>
    <w:rsid w:val="002C3D88"/>
    <w:rsid w:val="002C3E56"/>
    <w:rsid w:val="002C3F7C"/>
    <w:rsid w:val="002C4D99"/>
    <w:rsid w:val="002C503E"/>
    <w:rsid w:val="002C51E7"/>
    <w:rsid w:val="002C5A72"/>
    <w:rsid w:val="002C639F"/>
    <w:rsid w:val="002C7964"/>
    <w:rsid w:val="002D0095"/>
    <w:rsid w:val="002D405F"/>
    <w:rsid w:val="002D427F"/>
    <w:rsid w:val="002D5958"/>
    <w:rsid w:val="002D6C99"/>
    <w:rsid w:val="002D71BC"/>
    <w:rsid w:val="002D7A18"/>
    <w:rsid w:val="002E05E3"/>
    <w:rsid w:val="002E0AB9"/>
    <w:rsid w:val="002E281B"/>
    <w:rsid w:val="002E289D"/>
    <w:rsid w:val="002E290F"/>
    <w:rsid w:val="002E2CD6"/>
    <w:rsid w:val="002E3157"/>
    <w:rsid w:val="002E3D7B"/>
    <w:rsid w:val="002E48AC"/>
    <w:rsid w:val="002E4AC7"/>
    <w:rsid w:val="002E6454"/>
    <w:rsid w:val="002E6B7E"/>
    <w:rsid w:val="002F19F8"/>
    <w:rsid w:val="002F206A"/>
    <w:rsid w:val="002F23DD"/>
    <w:rsid w:val="002F3275"/>
    <w:rsid w:val="002F3898"/>
    <w:rsid w:val="002F3D25"/>
    <w:rsid w:val="002F407D"/>
    <w:rsid w:val="002F501B"/>
    <w:rsid w:val="002F5940"/>
    <w:rsid w:val="002F6A92"/>
    <w:rsid w:val="002F6D78"/>
    <w:rsid w:val="003004D0"/>
    <w:rsid w:val="00300879"/>
    <w:rsid w:val="0030094C"/>
    <w:rsid w:val="00300E58"/>
    <w:rsid w:val="003021B7"/>
    <w:rsid w:val="003046B2"/>
    <w:rsid w:val="00304777"/>
    <w:rsid w:val="0030560C"/>
    <w:rsid w:val="00305967"/>
    <w:rsid w:val="00305B1C"/>
    <w:rsid w:val="00305CF0"/>
    <w:rsid w:val="00307EC8"/>
    <w:rsid w:val="003126E2"/>
    <w:rsid w:val="00312969"/>
    <w:rsid w:val="00316B3A"/>
    <w:rsid w:val="00317003"/>
    <w:rsid w:val="003231D6"/>
    <w:rsid w:val="00323A9A"/>
    <w:rsid w:val="00323DE6"/>
    <w:rsid w:val="003257B8"/>
    <w:rsid w:val="00326773"/>
    <w:rsid w:val="0033030F"/>
    <w:rsid w:val="003321AA"/>
    <w:rsid w:val="00333322"/>
    <w:rsid w:val="00333624"/>
    <w:rsid w:val="0033413C"/>
    <w:rsid w:val="00334CD5"/>
    <w:rsid w:val="00335765"/>
    <w:rsid w:val="0033692E"/>
    <w:rsid w:val="003373B1"/>
    <w:rsid w:val="003407C6"/>
    <w:rsid w:val="0034117A"/>
    <w:rsid w:val="00342CE8"/>
    <w:rsid w:val="0034313E"/>
    <w:rsid w:val="003470D6"/>
    <w:rsid w:val="0035166D"/>
    <w:rsid w:val="0035474E"/>
    <w:rsid w:val="00354E74"/>
    <w:rsid w:val="00355CE0"/>
    <w:rsid w:val="00355ECB"/>
    <w:rsid w:val="003568C9"/>
    <w:rsid w:val="00357FB9"/>
    <w:rsid w:val="00361D0B"/>
    <w:rsid w:val="003638BE"/>
    <w:rsid w:val="00366409"/>
    <w:rsid w:val="00366DD6"/>
    <w:rsid w:val="003677D4"/>
    <w:rsid w:val="00370025"/>
    <w:rsid w:val="0037063E"/>
    <w:rsid w:val="00370D3E"/>
    <w:rsid w:val="00370E1A"/>
    <w:rsid w:val="003713EA"/>
    <w:rsid w:val="0037215F"/>
    <w:rsid w:val="00374753"/>
    <w:rsid w:val="003758F0"/>
    <w:rsid w:val="003762A6"/>
    <w:rsid w:val="00376966"/>
    <w:rsid w:val="0037769F"/>
    <w:rsid w:val="00380585"/>
    <w:rsid w:val="003805A3"/>
    <w:rsid w:val="00380A6B"/>
    <w:rsid w:val="003830DC"/>
    <w:rsid w:val="00383A02"/>
    <w:rsid w:val="00384F2E"/>
    <w:rsid w:val="00385F9E"/>
    <w:rsid w:val="0038617A"/>
    <w:rsid w:val="003862BC"/>
    <w:rsid w:val="0038637B"/>
    <w:rsid w:val="003865F7"/>
    <w:rsid w:val="00386749"/>
    <w:rsid w:val="00386BFC"/>
    <w:rsid w:val="00387131"/>
    <w:rsid w:val="00387947"/>
    <w:rsid w:val="00387FCC"/>
    <w:rsid w:val="00390ED3"/>
    <w:rsid w:val="00391246"/>
    <w:rsid w:val="0039160A"/>
    <w:rsid w:val="003930D6"/>
    <w:rsid w:val="00395D81"/>
    <w:rsid w:val="00397612"/>
    <w:rsid w:val="00397E80"/>
    <w:rsid w:val="003A2CC4"/>
    <w:rsid w:val="003A36E5"/>
    <w:rsid w:val="003A5890"/>
    <w:rsid w:val="003A5E21"/>
    <w:rsid w:val="003A671A"/>
    <w:rsid w:val="003A6CA7"/>
    <w:rsid w:val="003B0397"/>
    <w:rsid w:val="003B0843"/>
    <w:rsid w:val="003B0C32"/>
    <w:rsid w:val="003B2459"/>
    <w:rsid w:val="003B4491"/>
    <w:rsid w:val="003B46E5"/>
    <w:rsid w:val="003B58CB"/>
    <w:rsid w:val="003B6680"/>
    <w:rsid w:val="003B677F"/>
    <w:rsid w:val="003B6ACD"/>
    <w:rsid w:val="003C10E7"/>
    <w:rsid w:val="003C17AE"/>
    <w:rsid w:val="003C27F1"/>
    <w:rsid w:val="003C28D4"/>
    <w:rsid w:val="003C2F82"/>
    <w:rsid w:val="003C3994"/>
    <w:rsid w:val="003C5799"/>
    <w:rsid w:val="003C74E8"/>
    <w:rsid w:val="003D0611"/>
    <w:rsid w:val="003D17A5"/>
    <w:rsid w:val="003D23DD"/>
    <w:rsid w:val="003D2EA4"/>
    <w:rsid w:val="003D3B82"/>
    <w:rsid w:val="003D4965"/>
    <w:rsid w:val="003D5137"/>
    <w:rsid w:val="003D63C6"/>
    <w:rsid w:val="003E111C"/>
    <w:rsid w:val="003E1F74"/>
    <w:rsid w:val="003E2A97"/>
    <w:rsid w:val="003E2BE5"/>
    <w:rsid w:val="003E3F40"/>
    <w:rsid w:val="003E5498"/>
    <w:rsid w:val="003E5ED4"/>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62F"/>
    <w:rsid w:val="00415A99"/>
    <w:rsid w:val="00417B2F"/>
    <w:rsid w:val="00420F35"/>
    <w:rsid w:val="00421FC1"/>
    <w:rsid w:val="00424880"/>
    <w:rsid w:val="004305F3"/>
    <w:rsid w:val="00432060"/>
    <w:rsid w:val="00432D98"/>
    <w:rsid w:val="00435A22"/>
    <w:rsid w:val="00435C6D"/>
    <w:rsid w:val="0043658D"/>
    <w:rsid w:val="00437047"/>
    <w:rsid w:val="00437C00"/>
    <w:rsid w:val="004403BC"/>
    <w:rsid w:val="00440BD6"/>
    <w:rsid w:val="00440D41"/>
    <w:rsid w:val="004430D2"/>
    <w:rsid w:val="00444722"/>
    <w:rsid w:val="00446786"/>
    <w:rsid w:val="00446BA9"/>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4EA7"/>
    <w:rsid w:val="004658F0"/>
    <w:rsid w:val="00465DAA"/>
    <w:rsid w:val="0046713A"/>
    <w:rsid w:val="004672A6"/>
    <w:rsid w:val="0046794A"/>
    <w:rsid w:val="004703EA"/>
    <w:rsid w:val="00470521"/>
    <w:rsid w:val="00472681"/>
    <w:rsid w:val="0047290D"/>
    <w:rsid w:val="0047343E"/>
    <w:rsid w:val="0047415C"/>
    <w:rsid w:val="00476C0F"/>
    <w:rsid w:val="004809E1"/>
    <w:rsid w:val="00480EC0"/>
    <w:rsid w:val="004845E6"/>
    <w:rsid w:val="004859A4"/>
    <w:rsid w:val="004860C6"/>
    <w:rsid w:val="004870DF"/>
    <w:rsid w:val="004908EB"/>
    <w:rsid w:val="0049180B"/>
    <w:rsid w:val="00492621"/>
    <w:rsid w:val="00494DE7"/>
    <w:rsid w:val="00494F20"/>
    <w:rsid w:val="0049541F"/>
    <w:rsid w:val="00495813"/>
    <w:rsid w:val="00495B51"/>
    <w:rsid w:val="0049661A"/>
    <w:rsid w:val="004A054E"/>
    <w:rsid w:val="004A0E95"/>
    <w:rsid w:val="004A1731"/>
    <w:rsid w:val="004A2464"/>
    <w:rsid w:val="004A29AA"/>
    <w:rsid w:val="004A2D39"/>
    <w:rsid w:val="004A32D8"/>
    <w:rsid w:val="004A4895"/>
    <w:rsid w:val="004A7842"/>
    <w:rsid w:val="004B0FC6"/>
    <w:rsid w:val="004B126C"/>
    <w:rsid w:val="004B160C"/>
    <w:rsid w:val="004B26F0"/>
    <w:rsid w:val="004B3783"/>
    <w:rsid w:val="004B38AF"/>
    <w:rsid w:val="004B4F57"/>
    <w:rsid w:val="004B5856"/>
    <w:rsid w:val="004B6084"/>
    <w:rsid w:val="004B622E"/>
    <w:rsid w:val="004B7039"/>
    <w:rsid w:val="004B7633"/>
    <w:rsid w:val="004B7958"/>
    <w:rsid w:val="004C03C6"/>
    <w:rsid w:val="004C1672"/>
    <w:rsid w:val="004C1802"/>
    <w:rsid w:val="004C215C"/>
    <w:rsid w:val="004C2FAB"/>
    <w:rsid w:val="004C3A15"/>
    <w:rsid w:val="004C5654"/>
    <w:rsid w:val="004D1F5C"/>
    <w:rsid w:val="004D26D0"/>
    <w:rsid w:val="004D376F"/>
    <w:rsid w:val="004D39A8"/>
    <w:rsid w:val="004D46F3"/>
    <w:rsid w:val="004D48BA"/>
    <w:rsid w:val="004D4A01"/>
    <w:rsid w:val="004D5990"/>
    <w:rsid w:val="004D725F"/>
    <w:rsid w:val="004E1EFD"/>
    <w:rsid w:val="004E3502"/>
    <w:rsid w:val="004E5878"/>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4F7FFC"/>
    <w:rsid w:val="00500DD4"/>
    <w:rsid w:val="005016B3"/>
    <w:rsid w:val="00501C20"/>
    <w:rsid w:val="00501C86"/>
    <w:rsid w:val="00503C36"/>
    <w:rsid w:val="0050412C"/>
    <w:rsid w:val="00504C71"/>
    <w:rsid w:val="00504DD1"/>
    <w:rsid w:val="0050596C"/>
    <w:rsid w:val="00506356"/>
    <w:rsid w:val="00506B1C"/>
    <w:rsid w:val="00507994"/>
    <w:rsid w:val="0051009B"/>
    <w:rsid w:val="00510FD0"/>
    <w:rsid w:val="00511E72"/>
    <w:rsid w:val="00512BB4"/>
    <w:rsid w:val="00514FF8"/>
    <w:rsid w:val="00516C57"/>
    <w:rsid w:val="00517132"/>
    <w:rsid w:val="005172F0"/>
    <w:rsid w:val="005173D7"/>
    <w:rsid w:val="005178D4"/>
    <w:rsid w:val="00521EB5"/>
    <w:rsid w:val="00524D3A"/>
    <w:rsid w:val="00524D4E"/>
    <w:rsid w:val="005260DA"/>
    <w:rsid w:val="005279DF"/>
    <w:rsid w:val="00531700"/>
    <w:rsid w:val="00531AEF"/>
    <w:rsid w:val="005325D8"/>
    <w:rsid w:val="005338D9"/>
    <w:rsid w:val="0053508D"/>
    <w:rsid w:val="00535D9E"/>
    <w:rsid w:val="00535EC1"/>
    <w:rsid w:val="00536C68"/>
    <w:rsid w:val="0053718A"/>
    <w:rsid w:val="005373F0"/>
    <w:rsid w:val="005374CA"/>
    <w:rsid w:val="00540B1C"/>
    <w:rsid w:val="00541611"/>
    <w:rsid w:val="00542CC3"/>
    <w:rsid w:val="00543CFA"/>
    <w:rsid w:val="00544144"/>
    <w:rsid w:val="00544CE8"/>
    <w:rsid w:val="00545A9F"/>
    <w:rsid w:val="00545E53"/>
    <w:rsid w:val="0054608E"/>
    <w:rsid w:val="005460E0"/>
    <w:rsid w:val="00551BA3"/>
    <w:rsid w:val="00552050"/>
    <w:rsid w:val="005530CA"/>
    <w:rsid w:val="005538A7"/>
    <w:rsid w:val="00554B15"/>
    <w:rsid w:val="005554BD"/>
    <w:rsid w:val="00556B9B"/>
    <w:rsid w:val="00557EB6"/>
    <w:rsid w:val="005607BE"/>
    <w:rsid w:val="00560F0D"/>
    <w:rsid w:val="005620BA"/>
    <w:rsid w:val="00563648"/>
    <w:rsid w:val="00564B6F"/>
    <w:rsid w:val="00564C0B"/>
    <w:rsid w:val="005652D6"/>
    <w:rsid w:val="005653D8"/>
    <w:rsid w:val="00566E2D"/>
    <w:rsid w:val="005700C9"/>
    <w:rsid w:val="00570A31"/>
    <w:rsid w:val="0057222A"/>
    <w:rsid w:val="0057322D"/>
    <w:rsid w:val="005736D8"/>
    <w:rsid w:val="00581493"/>
    <w:rsid w:val="0058199B"/>
    <w:rsid w:val="00582A7D"/>
    <w:rsid w:val="00583A1B"/>
    <w:rsid w:val="00583CB8"/>
    <w:rsid w:val="005848D5"/>
    <w:rsid w:val="00584E70"/>
    <w:rsid w:val="005857E2"/>
    <w:rsid w:val="0058709F"/>
    <w:rsid w:val="00590995"/>
    <w:rsid w:val="00591FC7"/>
    <w:rsid w:val="00592364"/>
    <w:rsid w:val="00593176"/>
    <w:rsid w:val="005934D5"/>
    <w:rsid w:val="00593848"/>
    <w:rsid w:val="00593AE9"/>
    <w:rsid w:val="0059486A"/>
    <w:rsid w:val="005978C7"/>
    <w:rsid w:val="005A0179"/>
    <w:rsid w:val="005A23C4"/>
    <w:rsid w:val="005A2635"/>
    <w:rsid w:val="005A2685"/>
    <w:rsid w:val="005A2DB7"/>
    <w:rsid w:val="005A304D"/>
    <w:rsid w:val="005A3247"/>
    <w:rsid w:val="005A4521"/>
    <w:rsid w:val="005A6644"/>
    <w:rsid w:val="005B0430"/>
    <w:rsid w:val="005B2F24"/>
    <w:rsid w:val="005B34FC"/>
    <w:rsid w:val="005B3F91"/>
    <w:rsid w:val="005B412F"/>
    <w:rsid w:val="005B42A8"/>
    <w:rsid w:val="005B53E0"/>
    <w:rsid w:val="005B7AC6"/>
    <w:rsid w:val="005C0A0C"/>
    <w:rsid w:val="005C0C10"/>
    <w:rsid w:val="005C32F4"/>
    <w:rsid w:val="005C44EC"/>
    <w:rsid w:val="005C4B9E"/>
    <w:rsid w:val="005C519C"/>
    <w:rsid w:val="005C52B8"/>
    <w:rsid w:val="005C53F4"/>
    <w:rsid w:val="005C6202"/>
    <w:rsid w:val="005D008B"/>
    <w:rsid w:val="005D0225"/>
    <w:rsid w:val="005D0AA9"/>
    <w:rsid w:val="005D22FB"/>
    <w:rsid w:val="005D4456"/>
    <w:rsid w:val="005D44D9"/>
    <w:rsid w:val="005D79BD"/>
    <w:rsid w:val="005E0CEF"/>
    <w:rsid w:val="005E10B1"/>
    <w:rsid w:val="005E2C54"/>
    <w:rsid w:val="005E4F2C"/>
    <w:rsid w:val="005E607F"/>
    <w:rsid w:val="005E6812"/>
    <w:rsid w:val="005E6E2F"/>
    <w:rsid w:val="005E7384"/>
    <w:rsid w:val="005E7A64"/>
    <w:rsid w:val="005F02E9"/>
    <w:rsid w:val="005F1F53"/>
    <w:rsid w:val="005F2578"/>
    <w:rsid w:val="005F28E4"/>
    <w:rsid w:val="005F2CAF"/>
    <w:rsid w:val="005F4A5C"/>
    <w:rsid w:val="005F5EFF"/>
    <w:rsid w:val="005F7136"/>
    <w:rsid w:val="005F7B3D"/>
    <w:rsid w:val="00600A6F"/>
    <w:rsid w:val="00600D43"/>
    <w:rsid w:val="00600E39"/>
    <w:rsid w:val="00600F7F"/>
    <w:rsid w:val="006011B0"/>
    <w:rsid w:val="00602449"/>
    <w:rsid w:val="00602C1E"/>
    <w:rsid w:val="00604735"/>
    <w:rsid w:val="00604851"/>
    <w:rsid w:val="00605278"/>
    <w:rsid w:val="00605978"/>
    <w:rsid w:val="00612B82"/>
    <w:rsid w:val="00614975"/>
    <w:rsid w:val="00616652"/>
    <w:rsid w:val="006168C9"/>
    <w:rsid w:val="00616BDE"/>
    <w:rsid w:val="0061716E"/>
    <w:rsid w:val="006173CF"/>
    <w:rsid w:val="00617588"/>
    <w:rsid w:val="0061782E"/>
    <w:rsid w:val="006207F9"/>
    <w:rsid w:val="0062243C"/>
    <w:rsid w:val="006229B7"/>
    <w:rsid w:val="00622D0F"/>
    <w:rsid w:val="00622F8C"/>
    <w:rsid w:val="00624061"/>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46B7"/>
    <w:rsid w:val="006470C0"/>
    <w:rsid w:val="006473B6"/>
    <w:rsid w:val="006501C9"/>
    <w:rsid w:val="00652361"/>
    <w:rsid w:val="00653AC1"/>
    <w:rsid w:val="006540DE"/>
    <w:rsid w:val="006543DF"/>
    <w:rsid w:val="00654A55"/>
    <w:rsid w:val="00657906"/>
    <w:rsid w:val="00657AFB"/>
    <w:rsid w:val="00660880"/>
    <w:rsid w:val="00660C32"/>
    <w:rsid w:val="00661C6A"/>
    <w:rsid w:val="00662A6C"/>
    <w:rsid w:val="00663C27"/>
    <w:rsid w:val="006649CB"/>
    <w:rsid w:val="006658DD"/>
    <w:rsid w:val="006671FD"/>
    <w:rsid w:val="006712BD"/>
    <w:rsid w:val="00671DD7"/>
    <w:rsid w:val="0067247F"/>
    <w:rsid w:val="006731DA"/>
    <w:rsid w:val="006739D0"/>
    <w:rsid w:val="006752F4"/>
    <w:rsid w:val="00675788"/>
    <w:rsid w:val="0067591C"/>
    <w:rsid w:val="0067732F"/>
    <w:rsid w:val="0067769B"/>
    <w:rsid w:val="00681AF1"/>
    <w:rsid w:val="0068251C"/>
    <w:rsid w:val="006825B3"/>
    <w:rsid w:val="0068427A"/>
    <w:rsid w:val="00685837"/>
    <w:rsid w:val="00685987"/>
    <w:rsid w:val="0068697D"/>
    <w:rsid w:val="00686A16"/>
    <w:rsid w:val="0068756A"/>
    <w:rsid w:val="006878D7"/>
    <w:rsid w:val="00687989"/>
    <w:rsid w:val="006879D6"/>
    <w:rsid w:val="00687A85"/>
    <w:rsid w:val="00691808"/>
    <w:rsid w:val="0069374A"/>
    <w:rsid w:val="006939B0"/>
    <w:rsid w:val="0069402C"/>
    <w:rsid w:val="00694850"/>
    <w:rsid w:val="00695337"/>
    <w:rsid w:val="006962DC"/>
    <w:rsid w:val="0069687F"/>
    <w:rsid w:val="006972C6"/>
    <w:rsid w:val="006A2070"/>
    <w:rsid w:val="006A248C"/>
    <w:rsid w:val="006A2849"/>
    <w:rsid w:val="006A35B7"/>
    <w:rsid w:val="006A4FE9"/>
    <w:rsid w:val="006A6EA8"/>
    <w:rsid w:val="006B0347"/>
    <w:rsid w:val="006B3C69"/>
    <w:rsid w:val="006B521A"/>
    <w:rsid w:val="006B558D"/>
    <w:rsid w:val="006B6468"/>
    <w:rsid w:val="006B7081"/>
    <w:rsid w:val="006B7B95"/>
    <w:rsid w:val="006C10A5"/>
    <w:rsid w:val="006C1D26"/>
    <w:rsid w:val="006C1E22"/>
    <w:rsid w:val="006C41E3"/>
    <w:rsid w:val="006C4413"/>
    <w:rsid w:val="006C73C2"/>
    <w:rsid w:val="006C784B"/>
    <w:rsid w:val="006D0419"/>
    <w:rsid w:val="006D0831"/>
    <w:rsid w:val="006D0B92"/>
    <w:rsid w:val="006D0FD9"/>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262"/>
    <w:rsid w:val="006E6DBD"/>
    <w:rsid w:val="006E707F"/>
    <w:rsid w:val="006E737B"/>
    <w:rsid w:val="006E7599"/>
    <w:rsid w:val="006F0888"/>
    <w:rsid w:val="006F0CF8"/>
    <w:rsid w:val="006F0E0F"/>
    <w:rsid w:val="006F11B6"/>
    <w:rsid w:val="006F15C3"/>
    <w:rsid w:val="006F17FC"/>
    <w:rsid w:val="006F1C61"/>
    <w:rsid w:val="006F2A5B"/>
    <w:rsid w:val="006F4BAB"/>
    <w:rsid w:val="006F5C3A"/>
    <w:rsid w:val="006F617C"/>
    <w:rsid w:val="006F6BCD"/>
    <w:rsid w:val="006F79B7"/>
    <w:rsid w:val="00700E5F"/>
    <w:rsid w:val="0070132B"/>
    <w:rsid w:val="00704DF0"/>
    <w:rsid w:val="00704E1E"/>
    <w:rsid w:val="00705F83"/>
    <w:rsid w:val="00706ED2"/>
    <w:rsid w:val="00707113"/>
    <w:rsid w:val="0071162B"/>
    <w:rsid w:val="007140D7"/>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535A"/>
    <w:rsid w:val="007369B6"/>
    <w:rsid w:val="00736D89"/>
    <w:rsid w:val="00736FAB"/>
    <w:rsid w:val="00741254"/>
    <w:rsid w:val="00741FB0"/>
    <w:rsid w:val="00742472"/>
    <w:rsid w:val="00744E60"/>
    <w:rsid w:val="0074532C"/>
    <w:rsid w:val="00745560"/>
    <w:rsid w:val="007458F6"/>
    <w:rsid w:val="00745A5F"/>
    <w:rsid w:val="00746842"/>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48D7"/>
    <w:rsid w:val="00764904"/>
    <w:rsid w:val="00765DA0"/>
    <w:rsid w:val="00766588"/>
    <w:rsid w:val="00770A08"/>
    <w:rsid w:val="00772589"/>
    <w:rsid w:val="00772B08"/>
    <w:rsid w:val="00772DD8"/>
    <w:rsid w:val="00773EF1"/>
    <w:rsid w:val="0077700D"/>
    <w:rsid w:val="00777224"/>
    <w:rsid w:val="007775ED"/>
    <w:rsid w:val="007820F9"/>
    <w:rsid w:val="00782A73"/>
    <w:rsid w:val="00782E93"/>
    <w:rsid w:val="00786BDF"/>
    <w:rsid w:val="00787D9B"/>
    <w:rsid w:val="00787EB7"/>
    <w:rsid w:val="00791FAC"/>
    <w:rsid w:val="007925D4"/>
    <w:rsid w:val="007929BB"/>
    <w:rsid w:val="007939CC"/>
    <w:rsid w:val="00794269"/>
    <w:rsid w:val="00796968"/>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10C9"/>
    <w:rsid w:val="007C23E6"/>
    <w:rsid w:val="007C29B1"/>
    <w:rsid w:val="007C52C6"/>
    <w:rsid w:val="007C6598"/>
    <w:rsid w:val="007C6B60"/>
    <w:rsid w:val="007C74DE"/>
    <w:rsid w:val="007C751C"/>
    <w:rsid w:val="007D065D"/>
    <w:rsid w:val="007D06F6"/>
    <w:rsid w:val="007D1E35"/>
    <w:rsid w:val="007D2CA7"/>
    <w:rsid w:val="007D4CC6"/>
    <w:rsid w:val="007D5D2B"/>
    <w:rsid w:val="007D69F6"/>
    <w:rsid w:val="007D7347"/>
    <w:rsid w:val="007E000C"/>
    <w:rsid w:val="007E0073"/>
    <w:rsid w:val="007E058B"/>
    <w:rsid w:val="007E0F0C"/>
    <w:rsid w:val="007E1C85"/>
    <w:rsid w:val="007E1CE5"/>
    <w:rsid w:val="007E233C"/>
    <w:rsid w:val="007E23A9"/>
    <w:rsid w:val="007E33BD"/>
    <w:rsid w:val="007E4E3C"/>
    <w:rsid w:val="007E6C75"/>
    <w:rsid w:val="007E7482"/>
    <w:rsid w:val="007F0677"/>
    <w:rsid w:val="007F0DF8"/>
    <w:rsid w:val="007F4271"/>
    <w:rsid w:val="007F5680"/>
    <w:rsid w:val="007F604E"/>
    <w:rsid w:val="007F6750"/>
    <w:rsid w:val="007F70F8"/>
    <w:rsid w:val="00800952"/>
    <w:rsid w:val="00800A39"/>
    <w:rsid w:val="00800B99"/>
    <w:rsid w:val="00800C1A"/>
    <w:rsid w:val="00800C9F"/>
    <w:rsid w:val="008014D0"/>
    <w:rsid w:val="00801C53"/>
    <w:rsid w:val="00802361"/>
    <w:rsid w:val="008039F0"/>
    <w:rsid w:val="00803FF7"/>
    <w:rsid w:val="008050D4"/>
    <w:rsid w:val="00805490"/>
    <w:rsid w:val="0081186E"/>
    <w:rsid w:val="00811C4D"/>
    <w:rsid w:val="00811F10"/>
    <w:rsid w:val="00812302"/>
    <w:rsid w:val="008146FE"/>
    <w:rsid w:val="00815194"/>
    <w:rsid w:val="00815BB3"/>
    <w:rsid w:val="00815DED"/>
    <w:rsid w:val="008205C5"/>
    <w:rsid w:val="00821765"/>
    <w:rsid w:val="00821B34"/>
    <w:rsid w:val="00821B3A"/>
    <w:rsid w:val="008236B2"/>
    <w:rsid w:val="0082432E"/>
    <w:rsid w:val="008254C2"/>
    <w:rsid w:val="00825D76"/>
    <w:rsid w:val="00827521"/>
    <w:rsid w:val="00827E49"/>
    <w:rsid w:val="00830CE2"/>
    <w:rsid w:val="00830D72"/>
    <w:rsid w:val="00830F99"/>
    <w:rsid w:val="008314B7"/>
    <w:rsid w:val="00832649"/>
    <w:rsid w:val="008328D1"/>
    <w:rsid w:val="008345A1"/>
    <w:rsid w:val="00835BD5"/>
    <w:rsid w:val="00835CF6"/>
    <w:rsid w:val="008364AC"/>
    <w:rsid w:val="00836838"/>
    <w:rsid w:val="008371CA"/>
    <w:rsid w:val="008376C6"/>
    <w:rsid w:val="008408F2"/>
    <w:rsid w:val="0084094C"/>
    <w:rsid w:val="0084129D"/>
    <w:rsid w:val="00842DC4"/>
    <w:rsid w:val="008439B9"/>
    <w:rsid w:val="00843BD9"/>
    <w:rsid w:val="00844248"/>
    <w:rsid w:val="00844940"/>
    <w:rsid w:val="00845FBD"/>
    <w:rsid w:val="00847387"/>
    <w:rsid w:val="00847D60"/>
    <w:rsid w:val="00850812"/>
    <w:rsid w:val="00851C4C"/>
    <w:rsid w:val="008533EA"/>
    <w:rsid w:val="00853E90"/>
    <w:rsid w:val="008552CC"/>
    <w:rsid w:val="0085706E"/>
    <w:rsid w:val="008573FC"/>
    <w:rsid w:val="00857BC9"/>
    <w:rsid w:val="00857D83"/>
    <w:rsid w:val="00862E89"/>
    <w:rsid w:val="00865D0E"/>
    <w:rsid w:val="00865D49"/>
    <w:rsid w:val="008661DC"/>
    <w:rsid w:val="00866835"/>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4979"/>
    <w:rsid w:val="008859B2"/>
    <w:rsid w:val="00886356"/>
    <w:rsid w:val="00886821"/>
    <w:rsid w:val="0088747C"/>
    <w:rsid w:val="00887976"/>
    <w:rsid w:val="008907B2"/>
    <w:rsid w:val="0089193A"/>
    <w:rsid w:val="00891A2B"/>
    <w:rsid w:val="008920DB"/>
    <w:rsid w:val="008926B6"/>
    <w:rsid w:val="00893B19"/>
    <w:rsid w:val="0089491D"/>
    <w:rsid w:val="00894C33"/>
    <w:rsid w:val="00894DD5"/>
    <w:rsid w:val="00895ABD"/>
    <w:rsid w:val="00896B54"/>
    <w:rsid w:val="00897741"/>
    <w:rsid w:val="008A1135"/>
    <w:rsid w:val="008A392A"/>
    <w:rsid w:val="008A5097"/>
    <w:rsid w:val="008A5ACF"/>
    <w:rsid w:val="008A5EB1"/>
    <w:rsid w:val="008A7558"/>
    <w:rsid w:val="008A789C"/>
    <w:rsid w:val="008A7B33"/>
    <w:rsid w:val="008B0901"/>
    <w:rsid w:val="008B0A01"/>
    <w:rsid w:val="008B101B"/>
    <w:rsid w:val="008B112C"/>
    <w:rsid w:val="008B1196"/>
    <w:rsid w:val="008B2AD2"/>
    <w:rsid w:val="008B3DF8"/>
    <w:rsid w:val="008B4C71"/>
    <w:rsid w:val="008B545C"/>
    <w:rsid w:val="008B7C39"/>
    <w:rsid w:val="008C15B0"/>
    <w:rsid w:val="008C1F2A"/>
    <w:rsid w:val="008C2761"/>
    <w:rsid w:val="008C3528"/>
    <w:rsid w:val="008C37E8"/>
    <w:rsid w:val="008C3C43"/>
    <w:rsid w:val="008C3E11"/>
    <w:rsid w:val="008C4176"/>
    <w:rsid w:val="008C471B"/>
    <w:rsid w:val="008C51B4"/>
    <w:rsid w:val="008C6BAF"/>
    <w:rsid w:val="008D06F3"/>
    <w:rsid w:val="008D2596"/>
    <w:rsid w:val="008D2BB0"/>
    <w:rsid w:val="008D2FEA"/>
    <w:rsid w:val="008D3F3E"/>
    <w:rsid w:val="008D4818"/>
    <w:rsid w:val="008D559F"/>
    <w:rsid w:val="008D6B33"/>
    <w:rsid w:val="008D6E43"/>
    <w:rsid w:val="008E1FFA"/>
    <w:rsid w:val="008E288E"/>
    <w:rsid w:val="008E2B73"/>
    <w:rsid w:val="008E462F"/>
    <w:rsid w:val="008E4ADC"/>
    <w:rsid w:val="008E54E3"/>
    <w:rsid w:val="008E598D"/>
    <w:rsid w:val="008E6153"/>
    <w:rsid w:val="008E722F"/>
    <w:rsid w:val="008E7353"/>
    <w:rsid w:val="008E73E5"/>
    <w:rsid w:val="008F06C3"/>
    <w:rsid w:val="008F116D"/>
    <w:rsid w:val="008F1B65"/>
    <w:rsid w:val="008F261E"/>
    <w:rsid w:val="008F2D6D"/>
    <w:rsid w:val="008F3592"/>
    <w:rsid w:val="008F54CB"/>
    <w:rsid w:val="008F66B9"/>
    <w:rsid w:val="008F7253"/>
    <w:rsid w:val="008F7426"/>
    <w:rsid w:val="008F7841"/>
    <w:rsid w:val="008F7B77"/>
    <w:rsid w:val="0090088D"/>
    <w:rsid w:val="00900D29"/>
    <w:rsid w:val="009011C8"/>
    <w:rsid w:val="00901845"/>
    <w:rsid w:val="009024D0"/>
    <w:rsid w:val="00903CCF"/>
    <w:rsid w:val="00904FC1"/>
    <w:rsid w:val="00905A25"/>
    <w:rsid w:val="00906A82"/>
    <w:rsid w:val="00907F98"/>
    <w:rsid w:val="00911685"/>
    <w:rsid w:val="009126FA"/>
    <w:rsid w:val="00913A42"/>
    <w:rsid w:val="00913E74"/>
    <w:rsid w:val="00914520"/>
    <w:rsid w:val="009145B0"/>
    <w:rsid w:val="00914913"/>
    <w:rsid w:val="00915189"/>
    <w:rsid w:val="00915980"/>
    <w:rsid w:val="00915FCE"/>
    <w:rsid w:val="009167D5"/>
    <w:rsid w:val="009171A1"/>
    <w:rsid w:val="0092011C"/>
    <w:rsid w:val="00920A19"/>
    <w:rsid w:val="009213FF"/>
    <w:rsid w:val="0092160C"/>
    <w:rsid w:val="0092320D"/>
    <w:rsid w:val="00927ADF"/>
    <w:rsid w:val="0093239A"/>
    <w:rsid w:val="009333F3"/>
    <w:rsid w:val="009367B1"/>
    <w:rsid w:val="00936AA8"/>
    <w:rsid w:val="009429F1"/>
    <w:rsid w:val="009433AC"/>
    <w:rsid w:val="00944F19"/>
    <w:rsid w:val="0094579C"/>
    <w:rsid w:val="009461B4"/>
    <w:rsid w:val="009472A3"/>
    <w:rsid w:val="009502AE"/>
    <w:rsid w:val="00951600"/>
    <w:rsid w:val="00951CD2"/>
    <w:rsid w:val="00952192"/>
    <w:rsid w:val="009524E7"/>
    <w:rsid w:val="009542E4"/>
    <w:rsid w:val="009552FD"/>
    <w:rsid w:val="00955363"/>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2877"/>
    <w:rsid w:val="009832DD"/>
    <w:rsid w:val="00983457"/>
    <w:rsid w:val="00983A16"/>
    <w:rsid w:val="00985BF0"/>
    <w:rsid w:val="00986078"/>
    <w:rsid w:val="00986388"/>
    <w:rsid w:val="00987FE6"/>
    <w:rsid w:val="009910A8"/>
    <w:rsid w:val="009913E9"/>
    <w:rsid w:val="0099241D"/>
    <w:rsid w:val="0099406B"/>
    <w:rsid w:val="00994CAE"/>
    <w:rsid w:val="00994FE7"/>
    <w:rsid w:val="009960E1"/>
    <w:rsid w:val="00996BBE"/>
    <w:rsid w:val="00996EA1"/>
    <w:rsid w:val="00997107"/>
    <w:rsid w:val="0099765C"/>
    <w:rsid w:val="0099795A"/>
    <w:rsid w:val="009A0D77"/>
    <w:rsid w:val="009A0F00"/>
    <w:rsid w:val="009A2F79"/>
    <w:rsid w:val="009A31F5"/>
    <w:rsid w:val="009A47C6"/>
    <w:rsid w:val="009A5902"/>
    <w:rsid w:val="009B0DA4"/>
    <w:rsid w:val="009B1E7B"/>
    <w:rsid w:val="009B2142"/>
    <w:rsid w:val="009B228C"/>
    <w:rsid w:val="009B3290"/>
    <w:rsid w:val="009B4604"/>
    <w:rsid w:val="009B488D"/>
    <w:rsid w:val="009B5C8B"/>
    <w:rsid w:val="009B6254"/>
    <w:rsid w:val="009B633F"/>
    <w:rsid w:val="009B6D2C"/>
    <w:rsid w:val="009B7452"/>
    <w:rsid w:val="009B784E"/>
    <w:rsid w:val="009B7A1A"/>
    <w:rsid w:val="009C0977"/>
    <w:rsid w:val="009C0E72"/>
    <w:rsid w:val="009C14BF"/>
    <w:rsid w:val="009C1577"/>
    <w:rsid w:val="009C18A6"/>
    <w:rsid w:val="009C1F2E"/>
    <w:rsid w:val="009C1F84"/>
    <w:rsid w:val="009C2071"/>
    <w:rsid w:val="009C2197"/>
    <w:rsid w:val="009C3C41"/>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C3F"/>
    <w:rsid w:val="009E4FD0"/>
    <w:rsid w:val="009E5A1F"/>
    <w:rsid w:val="009E60BC"/>
    <w:rsid w:val="009E66D4"/>
    <w:rsid w:val="009E6848"/>
    <w:rsid w:val="009E6B0E"/>
    <w:rsid w:val="009E6C95"/>
    <w:rsid w:val="009F0745"/>
    <w:rsid w:val="009F1F35"/>
    <w:rsid w:val="009F4B96"/>
    <w:rsid w:val="009F5212"/>
    <w:rsid w:val="009F530B"/>
    <w:rsid w:val="009F624F"/>
    <w:rsid w:val="009F6263"/>
    <w:rsid w:val="009F7CDF"/>
    <w:rsid w:val="00A00394"/>
    <w:rsid w:val="00A0304F"/>
    <w:rsid w:val="00A05383"/>
    <w:rsid w:val="00A05589"/>
    <w:rsid w:val="00A05F2C"/>
    <w:rsid w:val="00A07E89"/>
    <w:rsid w:val="00A127AD"/>
    <w:rsid w:val="00A132D4"/>
    <w:rsid w:val="00A13B57"/>
    <w:rsid w:val="00A14125"/>
    <w:rsid w:val="00A14275"/>
    <w:rsid w:val="00A142AC"/>
    <w:rsid w:val="00A14FA8"/>
    <w:rsid w:val="00A16394"/>
    <w:rsid w:val="00A16DC5"/>
    <w:rsid w:val="00A176E0"/>
    <w:rsid w:val="00A17814"/>
    <w:rsid w:val="00A17C04"/>
    <w:rsid w:val="00A20169"/>
    <w:rsid w:val="00A20B43"/>
    <w:rsid w:val="00A20EC4"/>
    <w:rsid w:val="00A20EE7"/>
    <w:rsid w:val="00A21996"/>
    <w:rsid w:val="00A22AD9"/>
    <w:rsid w:val="00A234E8"/>
    <w:rsid w:val="00A23AA1"/>
    <w:rsid w:val="00A23DAC"/>
    <w:rsid w:val="00A23E92"/>
    <w:rsid w:val="00A243E2"/>
    <w:rsid w:val="00A24CF2"/>
    <w:rsid w:val="00A24DBB"/>
    <w:rsid w:val="00A259AC"/>
    <w:rsid w:val="00A25BE1"/>
    <w:rsid w:val="00A27B17"/>
    <w:rsid w:val="00A306B6"/>
    <w:rsid w:val="00A31C3C"/>
    <w:rsid w:val="00A31E3D"/>
    <w:rsid w:val="00A33567"/>
    <w:rsid w:val="00A345B9"/>
    <w:rsid w:val="00A347E9"/>
    <w:rsid w:val="00A34C18"/>
    <w:rsid w:val="00A34CB5"/>
    <w:rsid w:val="00A34E9E"/>
    <w:rsid w:val="00A37FBC"/>
    <w:rsid w:val="00A40108"/>
    <w:rsid w:val="00A404E2"/>
    <w:rsid w:val="00A417EC"/>
    <w:rsid w:val="00A424E9"/>
    <w:rsid w:val="00A443A3"/>
    <w:rsid w:val="00A44A38"/>
    <w:rsid w:val="00A46931"/>
    <w:rsid w:val="00A47548"/>
    <w:rsid w:val="00A50E18"/>
    <w:rsid w:val="00A533BC"/>
    <w:rsid w:val="00A54401"/>
    <w:rsid w:val="00A55DC8"/>
    <w:rsid w:val="00A602D7"/>
    <w:rsid w:val="00A60D76"/>
    <w:rsid w:val="00A61299"/>
    <w:rsid w:val="00A61E03"/>
    <w:rsid w:val="00A62101"/>
    <w:rsid w:val="00A62426"/>
    <w:rsid w:val="00A62706"/>
    <w:rsid w:val="00A64306"/>
    <w:rsid w:val="00A64418"/>
    <w:rsid w:val="00A65411"/>
    <w:rsid w:val="00A6663D"/>
    <w:rsid w:val="00A66DA5"/>
    <w:rsid w:val="00A70234"/>
    <w:rsid w:val="00A70C1B"/>
    <w:rsid w:val="00A70F23"/>
    <w:rsid w:val="00A73280"/>
    <w:rsid w:val="00A76157"/>
    <w:rsid w:val="00A773A3"/>
    <w:rsid w:val="00A776CD"/>
    <w:rsid w:val="00A77DD7"/>
    <w:rsid w:val="00A80EC3"/>
    <w:rsid w:val="00A82DEC"/>
    <w:rsid w:val="00A833BD"/>
    <w:rsid w:val="00A85FA6"/>
    <w:rsid w:val="00A87988"/>
    <w:rsid w:val="00A924AE"/>
    <w:rsid w:val="00A92C48"/>
    <w:rsid w:val="00A932C4"/>
    <w:rsid w:val="00A947E6"/>
    <w:rsid w:val="00A94987"/>
    <w:rsid w:val="00A94C01"/>
    <w:rsid w:val="00A951E2"/>
    <w:rsid w:val="00A95710"/>
    <w:rsid w:val="00A962E9"/>
    <w:rsid w:val="00A96E1B"/>
    <w:rsid w:val="00AA04F6"/>
    <w:rsid w:val="00AA0640"/>
    <w:rsid w:val="00AA0E9C"/>
    <w:rsid w:val="00AA1A54"/>
    <w:rsid w:val="00AA2EEE"/>
    <w:rsid w:val="00AA45C4"/>
    <w:rsid w:val="00AA7B50"/>
    <w:rsid w:val="00AB0B66"/>
    <w:rsid w:val="00AB0C6B"/>
    <w:rsid w:val="00AB1C0C"/>
    <w:rsid w:val="00AB2998"/>
    <w:rsid w:val="00AB2A89"/>
    <w:rsid w:val="00AB2F8B"/>
    <w:rsid w:val="00AB441E"/>
    <w:rsid w:val="00AB49A1"/>
    <w:rsid w:val="00AB5465"/>
    <w:rsid w:val="00AB5595"/>
    <w:rsid w:val="00AB7234"/>
    <w:rsid w:val="00AC0483"/>
    <w:rsid w:val="00AC19D8"/>
    <w:rsid w:val="00AC2367"/>
    <w:rsid w:val="00AC24C1"/>
    <w:rsid w:val="00AC2B4B"/>
    <w:rsid w:val="00AC2C67"/>
    <w:rsid w:val="00AC3E1B"/>
    <w:rsid w:val="00AC4CA5"/>
    <w:rsid w:val="00AC6567"/>
    <w:rsid w:val="00AC6F02"/>
    <w:rsid w:val="00AC70C2"/>
    <w:rsid w:val="00AC756A"/>
    <w:rsid w:val="00AD01A1"/>
    <w:rsid w:val="00AD0ADB"/>
    <w:rsid w:val="00AD146C"/>
    <w:rsid w:val="00AD1DB2"/>
    <w:rsid w:val="00AD21F2"/>
    <w:rsid w:val="00AD46E9"/>
    <w:rsid w:val="00AD4F3F"/>
    <w:rsid w:val="00AD5F38"/>
    <w:rsid w:val="00AD62BE"/>
    <w:rsid w:val="00AD6A05"/>
    <w:rsid w:val="00AD6AE1"/>
    <w:rsid w:val="00AD6DDF"/>
    <w:rsid w:val="00AD7E1B"/>
    <w:rsid w:val="00AE1863"/>
    <w:rsid w:val="00AE226A"/>
    <w:rsid w:val="00AE26B4"/>
    <w:rsid w:val="00AE28E1"/>
    <w:rsid w:val="00AE2F43"/>
    <w:rsid w:val="00AE683F"/>
    <w:rsid w:val="00AE6B07"/>
    <w:rsid w:val="00AE6D7A"/>
    <w:rsid w:val="00AE6EF8"/>
    <w:rsid w:val="00AE7492"/>
    <w:rsid w:val="00AE7900"/>
    <w:rsid w:val="00AE7B3A"/>
    <w:rsid w:val="00AE7F6D"/>
    <w:rsid w:val="00AF0243"/>
    <w:rsid w:val="00AF03AA"/>
    <w:rsid w:val="00AF17CF"/>
    <w:rsid w:val="00AF254F"/>
    <w:rsid w:val="00AF2C41"/>
    <w:rsid w:val="00AF3F78"/>
    <w:rsid w:val="00AF4557"/>
    <w:rsid w:val="00AF4F79"/>
    <w:rsid w:val="00AF5DFE"/>
    <w:rsid w:val="00B0049B"/>
    <w:rsid w:val="00B008A4"/>
    <w:rsid w:val="00B01757"/>
    <w:rsid w:val="00B01882"/>
    <w:rsid w:val="00B033D5"/>
    <w:rsid w:val="00B03745"/>
    <w:rsid w:val="00B039FC"/>
    <w:rsid w:val="00B0696B"/>
    <w:rsid w:val="00B06C1E"/>
    <w:rsid w:val="00B10323"/>
    <w:rsid w:val="00B10B7D"/>
    <w:rsid w:val="00B1241E"/>
    <w:rsid w:val="00B12D84"/>
    <w:rsid w:val="00B13339"/>
    <w:rsid w:val="00B15434"/>
    <w:rsid w:val="00B15516"/>
    <w:rsid w:val="00B1577C"/>
    <w:rsid w:val="00B159A4"/>
    <w:rsid w:val="00B166E3"/>
    <w:rsid w:val="00B17AD9"/>
    <w:rsid w:val="00B2078A"/>
    <w:rsid w:val="00B21B4C"/>
    <w:rsid w:val="00B21D60"/>
    <w:rsid w:val="00B22C52"/>
    <w:rsid w:val="00B23050"/>
    <w:rsid w:val="00B234C0"/>
    <w:rsid w:val="00B2368B"/>
    <w:rsid w:val="00B23E01"/>
    <w:rsid w:val="00B24753"/>
    <w:rsid w:val="00B247E3"/>
    <w:rsid w:val="00B25504"/>
    <w:rsid w:val="00B26B5E"/>
    <w:rsid w:val="00B27D6B"/>
    <w:rsid w:val="00B30800"/>
    <w:rsid w:val="00B32CD9"/>
    <w:rsid w:val="00B34699"/>
    <w:rsid w:val="00B34BF1"/>
    <w:rsid w:val="00B34E15"/>
    <w:rsid w:val="00B36BB8"/>
    <w:rsid w:val="00B36FF8"/>
    <w:rsid w:val="00B379D7"/>
    <w:rsid w:val="00B37C03"/>
    <w:rsid w:val="00B403D8"/>
    <w:rsid w:val="00B40827"/>
    <w:rsid w:val="00B42F6E"/>
    <w:rsid w:val="00B4301A"/>
    <w:rsid w:val="00B434B8"/>
    <w:rsid w:val="00B43E96"/>
    <w:rsid w:val="00B44562"/>
    <w:rsid w:val="00B44F62"/>
    <w:rsid w:val="00B47088"/>
    <w:rsid w:val="00B47F2F"/>
    <w:rsid w:val="00B5037F"/>
    <w:rsid w:val="00B50775"/>
    <w:rsid w:val="00B512B8"/>
    <w:rsid w:val="00B5139B"/>
    <w:rsid w:val="00B51B6F"/>
    <w:rsid w:val="00B51C9C"/>
    <w:rsid w:val="00B526E1"/>
    <w:rsid w:val="00B5366C"/>
    <w:rsid w:val="00B537B2"/>
    <w:rsid w:val="00B53E46"/>
    <w:rsid w:val="00B54C72"/>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309F"/>
    <w:rsid w:val="00B750B3"/>
    <w:rsid w:val="00B75161"/>
    <w:rsid w:val="00B75799"/>
    <w:rsid w:val="00B77950"/>
    <w:rsid w:val="00B77CF5"/>
    <w:rsid w:val="00B806FB"/>
    <w:rsid w:val="00B82948"/>
    <w:rsid w:val="00B82D74"/>
    <w:rsid w:val="00B8376A"/>
    <w:rsid w:val="00B845E3"/>
    <w:rsid w:val="00B875C4"/>
    <w:rsid w:val="00B876ED"/>
    <w:rsid w:val="00B91248"/>
    <w:rsid w:val="00B91CCA"/>
    <w:rsid w:val="00B91F5C"/>
    <w:rsid w:val="00B92A46"/>
    <w:rsid w:val="00B92F82"/>
    <w:rsid w:val="00B93017"/>
    <w:rsid w:val="00B952A4"/>
    <w:rsid w:val="00B954A8"/>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90F"/>
    <w:rsid w:val="00BA4AC7"/>
    <w:rsid w:val="00BA4AD3"/>
    <w:rsid w:val="00BA4D23"/>
    <w:rsid w:val="00BA4E2A"/>
    <w:rsid w:val="00BA4EF0"/>
    <w:rsid w:val="00BA54FD"/>
    <w:rsid w:val="00BA6AEF"/>
    <w:rsid w:val="00BB0B72"/>
    <w:rsid w:val="00BB0D9B"/>
    <w:rsid w:val="00BB0E15"/>
    <w:rsid w:val="00BB15C5"/>
    <w:rsid w:val="00BB1BA3"/>
    <w:rsid w:val="00BB1CE8"/>
    <w:rsid w:val="00BB376E"/>
    <w:rsid w:val="00BB4A34"/>
    <w:rsid w:val="00BB5EE0"/>
    <w:rsid w:val="00BB629C"/>
    <w:rsid w:val="00BB6938"/>
    <w:rsid w:val="00BB7999"/>
    <w:rsid w:val="00BB7A7D"/>
    <w:rsid w:val="00BC177F"/>
    <w:rsid w:val="00BC33E5"/>
    <w:rsid w:val="00BC34B9"/>
    <w:rsid w:val="00BC3A48"/>
    <w:rsid w:val="00BC4240"/>
    <w:rsid w:val="00BC4713"/>
    <w:rsid w:val="00BC7F5C"/>
    <w:rsid w:val="00BD033B"/>
    <w:rsid w:val="00BD222F"/>
    <w:rsid w:val="00BD27A9"/>
    <w:rsid w:val="00BD2E9C"/>
    <w:rsid w:val="00BD3C3D"/>
    <w:rsid w:val="00BD3F5E"/>
    <w:rsid w:val="00BD44F1"/>
    <w:rsid w:val="00BD5901"/>
    <w:rsid w:val="00BD595F"/>
    <w:rsid w:val="00BD67CC"/>
    <w:rsid w:val="00BE0946"/>
    <w:rsid w:val="00BE1143"/>
    <w:rsid w:val="00BE2A96"/>
    <w:rsid w:val="00BE358B"/>
    <w:rsid w:val="00BE3F72"/>
    <w:rsid w:val="00BE43CA"/>
    <w:rsid w:val="00BE4A44"/>
    <w:rsid w:val="00BE4BFF"/>
    <w:rsid w:val="00BE7BE5"/>
    <w:rsid w:val="00BF12A3"/>
    <w:rsid w:val="00BF1D5F"/>
    <w:rsid w:val="00BF241F"/>
    <w:rsid w:val="00BF2D60"/>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05FD8"/>
    <w:rsid w:val="00C10D76"/>
    <w:rsid w:val="00C11255"/>
    <w:rsid w:val="00C12122"/>
    <w:rsid w:val="00C132C2"/>
    <w:rsid w:val="00C13D27"/>
    <w:rsid w:val="00C144D0"/>
    <w:rsid w:val="00C149CE"/>
    <w:rsid w:val="00C15C74"/>
    <w:rsid w:val="00C164B7"/>
    <w:rsid w:val="00C16A48"/>
    <w:rsid w:val="00C2106E"/>
    <w:rsid w:val="00C21946"/>
    <w:rsid w:val="00C22A8D"/>
    <w:rsid w:val="00C237A8"/>
    <w:rsid w:val="00C26C43"/>
    <w:rsid w:val="00C278BA"/>
    <w:rsid w:val="00C27C9B"/>
    <w:rsid w:val="00C30218"/>
    <w:rsid w:val="00C30378"/>
    <w:rsid w:val="00C32621"/>
    <w:rsid w:val="00C34AA5"/>
    <w:rsid w:val="00C356E7"/>
    <w:rsid w:val="00C35746"/>
    <w:rsid w:val="00C35896"/>
    <w:rsid w:val="00C36B2D"/>
    <w:rsid w:val="00C377D9"/>
    <w:rsid w:val="00C37DA9"/>
    <w:rsid w:val="00C40783"/>
    <w:rsid w:val="00C4199C"/>
    <w:rsid w:val="00C42369"/>
    <w:rsid w:val="00C42774"/>
    <w:rsid w:val="00C43110"/>
    <w:rsid w:val="00C43E54"/>
    <w:rsid w:val="00C440E8"/>
    <w:rsid w:val="00C44452"/>
    <w:rsid w:val="00C4535F"/>
    <w:rsid w:val="00C45F73"/>
    <w:rsid w:val="00C50737"/>
    <w:rsid w:val="00C5078A"/>
    <w:rsid w:val="00C50A4A"/>
    <w:rsid w:val="00C50A57"/>
    <w:rsid w:val="00C50DE7"/>
    <w:rsid w:val="00C52225"/>
    <w:rsid w:val="00C52462"/>
    <w:rsid w:val="00C52652"/>
    <w:rsid w:val="00C531AE"/>
    <w:rsid w:val="00C5367B"/>
    <w:rsid w:val="00C551BC"/>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A6D"/>
    <w:rsid w:val="00C67C7D"/>
    <w:rsid w:val="00C702AA"/>
    <w:rsid w:val="00C7099E"/>
    <w:rsid w:val="00C71F8B"/>
    <w:rsid w:val="00C7228B"/>
    <w:rsid w:val="00C7277E"/>
    <w:rsid w:val="00C73B69"/>
    <w:rsid w:val="00C7496C"/>
    <w:rsid w:val="00C760D9"/>
    <w:rsid w:val="00C763EC"/>
    <w:rsid w:val="00C77000"/>
    <w:rsid w:val="00C77370"/>
    <w:rsid w:val="00C80E40"/>
    <w:rsid w:val="00C81571"/>
    <w:rsid w:val="00C8164F"/>
    <w:rsid w:val="00C817FB"/>
    <w:rsid w:val="00C81B4D"/>
    <w:rsid w:val="00C81D53"/>
    <w:rsid w:val="00C8224F"/>
    <w:rsid w:val="00C82B61"/>
    <w:rsid w:val="00C8320A"/>
    <w:rsid w:val="00C84E26"/>
    <w:rsid w:val="00C853D7"/>
    <w:rsid w:val="00C867FD"/>
    <w:rsid w:val="00C87A4E"/>
    <w:rsid w:val="00C9005A"/>
    <w:rsid w:val="00C91807"/>
    <w:rsid w:val="00C9185E"/>
    <w:rsid w:val="00C922A2"/>
    <w:rsid w:val="00C92A6C"/>
    <w:rsid w:val="00C93835"/>
    <w:rsid w:val="00C93A8F"/>
    <w:rsid w:val="00C96162"/>
    <w:rsid w:val="00C96799"/>
    <w:rsid w:val="00C9698D"/>
    <w:rsid w:val="00C96CCD"/>
    <w:rsid w:val="00C977FC"/>
    <w:rsid w:val="00CA05C1"/>
    <w:rsid w:val="00CA0EBF"/>
    <w:rsid w:val="00CA1917"/>
    <w:rsid w:val="00CA216E"/>
    <w:rsid w:val="00CA2297"/>
    <w:rsid w:val="00CA22BC"/>
    <w:rsid w:val="00CA241F"/>
    <w:rsid w:val="00CA2482"/>
    <w:rsid w:val="00CA2A4B"/>
    <w:rsid w:val="00CA31E4"/>
    <w:rsid w:val="00CA45F5"/>
    <w:rsid w:val="00CA5457"/>
    <w:rsid w:val="00CA7D72"/>
    <w:rsid w:val="00CB0297"/>
    <w:rsid w:val="00CB121B"/>
    <w:rsid w:val="00CB15B7"/>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0E57"/>
    <w:rsid w:val="00CD2290"/>
    <w:rsid w:val="00CD2F6A"/>
    <w:rsid w:val="00CD5272"/>
    <w:rsid w:val="00CD5C2B"/>
    <w:rsid w:val="00CD5E46"/>
    <w:rsid w:val="00CE218D"/>
    <w:rsid w:val="00CE21C4"/>
    <w:rsid w:val="00CE2EA8"/>
    <w:rsid w:val="00CE3816"/>
    <w:rsid w:val="00CE409D"/>
    <w:rsid w:val="00CE4829"/>
    <w:rsid w:val="00CE5A49"/>
    <w:rsid w:val="00CE7612"/>
    <w:rsid w:val="00CF003D"/>
    <w:rsid w:val="00CF0CC6"/>
    <w:rsid w:val="00CF49C4"/>
    <w:rsid w:val="00CF5964"/>
    <w:rsid w:val="00CF5D23"/>
    <w:rsid w:val="00CF650E"/>
    <w:rsid w:val="00CF6D63"/>
    <w:rsid w:val="00CF7CAB"/>
    <w:rsid w:val="00CF7D46"/>
    <w:rsid w:val="00D0087D"/>
    <w:rsid w:val="00D04256"/>
    <w:rsid w:val="00D0443A"/>
    <w:rsid w:val="00D04F95"/>
    <w:rsid w:val="00D067E0"/>
    <w:rsid w:val="00D075E3"/>
    <w:rsid w:val="00D103CF"/>
    <w:rsid w:val="00D104A6"/>
    <w:rsid w:val="00D10510"/>
    <w:rsid w:val="00D1141F"/>
    <w:rsid w:val="00D11728"/>
    <w:rsid w:val="00D119EF"/>
    <w:rsid w:val="00D11C2A"/>
    <w:rsid w:val="00D1223F"/>
    <w:rsid w:val="00D133EE"/>
    <w:rsid w:val="00D14EEA"/>
    <w:rsid w:val="00D15F55"/>
    <w:rsid w:val="00D1646C"/>
    <w:rsid w:val="00D16A48"/>
    <w:rsid w:val="00D201DE"/>
    <w:rsid w:val="00D212AF"/>
    <w:rsid w:val="00D232CD"/>
    <w:rsid w:val="00D249D7"/>
    <w:rsid w:val="00D24D3E"/>
    <w:rsid w:val="00D257A4"/>
    <w:rsid w:val="00D26BC0"/>
    <w:rsid w:val="00D309A0"/>
    <w:rsid w:val="00D30CA8"/>
    <w:rsid w:val="00D31B92"/>
    <w:rsid w:val="00D31C84"/>
    <w:rsid w:val="00D32251"/>
    <w:rsid w:val="00D32B08"/>
    <w:rsid w:val="00D33CE2"/>
    <w:rsid w:val="00D33F7A"/>
    <w:rsid w:val="00D34455"/>
    <w:rsid w:val="00D34918"/>
    <w:rsid w:val="00D367F7"/>
    <w:rsid w:val="00D36E3C"/>
    <w:rsid w:val="00D3704F"/>
    <w:rsid w:val="00D41848"/>
    <w:rsid w:val="00D41AA2"/>
    <w:rsid w:val="00D41DF0"/>
    <w:rsid w:val="00D41F98"/>
    <w:rsid w:val="00D42816"/>
    <w:rsid w:val="00D428E2"/>
    <w:rsid w:val="00D43C15"/>
    <w:rsid w:val="00D4450F"/>
    <w:rsid w:val="00D46DE2"/>
    <w:rsid w:val="00D47260"/>
    <w:rsid w:val="00D5094C"/>
    <w:rsid w:val="00D50D06"/>
    <w:rsid w:val="00D51E25"/>
    <w:rsid w:val="00D52475"/>
    <w:rsid w:val="00D52BE7"/>
    <w:rsid w:val="00D53BED"/>
    <w:rsid w:val="00D54578"/>
    <w:rsid w:val="00D55320"/>
    <w:rsid w:val="00D56D9A"/>
    <w:rsid w:val="00D5720D"/>
    <w:rsid w:val="00D613E6"/>
    <w:rsid w:val="00D61A2F"/>
    <w:rsid w:val="00D6296C"/>
    <w:rsid w:val="00D62C00"/>
    <w:rsid w:val="00D63833"/>
    <w:rsid w:val="00D638F3"/>
    <w:rsid w:val="00D64CF7"/>
    <w:rsid w:val="00D65DA9"/>
    <w:rsid w:val="00D66CDB"/>
    <w:rsid w:val="00D67390"/>
    <w:rsid w:val="00D70250"/>
    <w:rsid w:val="00D707DC"/>
    <w:rsid w:val="00D70E47"/>
    <w:rsid w:val="00D71769"/>
    <w:rsid w:val="00D71EF7"/>
    <w:rsid w:val="00D73603"/>
    <w:rsid w:val="00D745D6"/>
    <w:rsid w:val="00D74C7A"/>
    <w:rsid w:val="00D751AA"/>
    <w:rsid w:val="00D76270"/>
    <w:rsid w:val="00D77DE5"/>
    <w:rsid w:val="00D80884"/>
    <w:rsid w:val="00D819B9"/>
    <w:rsid w:val="00D81A10"/>
    <w:rsid w:val="00D81BEE"/>
    <w:rsid w:val="00D827C8"/>
    <w:rsid w:val="00D83EF2"/>
    <w:rsid w:val="00D841E8"/>
    <w:rsid w:val="00D84312"/>
    <w:rsid w:val="00D8468D"/>
    <w:rsid w:val="00D8641C"/>
    <w:rsid w:val="00D8713F"/>
    <w:rsid w:val="00D90667"/>
    <w:rsid w:val="00D91463"/>
    <w:rsid w:val="00D9230E"/>
    <w:rsid w:val="00D936CB"/>
    <w:rsid w:val="00D945C3"/>
    <w:rsid w:val="00D953C8"/>
    <w:rsid w:val="00D971F9"/>
    <w:rsid w:val="00DA023E"/>
    <w:rsid w:val="00DA14E9"/>
    <w:rsid w:val="00DA1860"/>
    <w:rsid w:val="00DA1C3A"/>
    <w:rsid w:val="00DA2CC0"/>
    <w:rsid w:val="00DA2F17"/>
    <w:rsid w:val="00DA3B89"/>
    <w:rsid w:val="00DA42CE"/>
    <w:rsid w:val="00DA4653"/>
    <w:rsid w:val="00DA5978"/>
    <w:rsid w:val="00DA5CEC"/>
    <w:rsid w:val="00DA6410"/>
    <w:rsid w:val="00DA65E9"/>
    <w:rsid w:val="00DA6E59"/>
    <w:rsid w:val="00DA7942"/>
    <w:rsid w:val="00DB0621"/>
    <w:rsid w:val="00DB13F1"/>
    <w:rsid w:val="00DB1CEC"/>
    <w:rsid w:val="00DB2250"/>
    <w:rsid w:val="00DB26F4"/>
    <w:rsid w:val="00DB44E0"/>
    <w:rsid w:val="00DB4CC6"/>
    <w:rsid w:val="00DB4DC0"/>
    <w:rsid w:val="00DB559C"/>
    <w:rsid w:val="00DB56F3"/>
    <w:rsid w:val="00DB62D2"/>
    <w:rsid w:val="00DB67E4"/>
    <w:rsid w:val="00DB6E7C"/>
    <w:rsid w:val="00DC0119"/>
    <w:rsid w:val="00DC1B57"/>
    <w:rsid w:val="00DC1FF2"/>
    <w:rsid w:val="00DC2299"/>
    <w:rsid w:val="00DC2A3C"/>
    <w:rsid w:val="00DC2D1D"/>
    <w:rsid w:val="00DC3780"/>
    <w:rsid w:val="00DC3E12"/>
    <w:rsid w:val="00DC454D"/>
    <w:rsid w:val="00DC481A"/>
    <w:rsid w:val="00DC4AF3"/>
    <w:rsid w:val="00DC4CF8"/>
    <w:rsid w:val="00DC52CC"/>
    <w:rsid w:val="00DC7126"/>
    <w:rsid w:val="00DD1347"/>
    <w:rsid w:val="00DD1C6B"/>
    <w:rsid w:val="00DD34E6"/>
    <w:rsid w:val="00DD45F3"/>
    <w:rsid w:val="00DD4AF1"/>
    <w:rsid w:val="00DD4CBC"/>
    <w:rsid w:val="00DD52CF"/>
    <w:rsid w:val="00DD7A48"/>
    <w:rsid w:val="00DE0B70"/>
    <w:rsid w:val="00DE1119"/>
    <w:rsid w:val="00DE1D95"/>
    <w:rsid w:val="00DE289D"/>
    <w:rsid w:val="00DE3B42"/>
    <w:rsid w:val="00DE3B70"/>
    <w:rsid w:val="00DE5100"/>
    <w:rsid w:val="00DE5734"/>
    <w:rsid w:val="00DE5A2E"/>
    <w:rsid w:val="00DE5E14"/>
    <w:rsid w:val="00DE6BBB"/>
    <w:rsid w:val="00DF0303"/>
    <w:rsid w:val="00DF151C"/>
    <w:rsid w:val="00DF15CB"/>
    <w:rsid w:val="00DF1C71"/>
    <w:rsid w:val="00DF3246"/>
    <w:rsid w:val="00DF48C1"/>
    <w:rsid w:val="00DF6BD2"/>
    <w:rsid w:val="00E002F0"/>
    <w:rsid w:val="00E0236D"/>
    <w:rsid w:val="00E0316A"/>
    <w:rsid w:val="00E04016"/>
    <w:rsid w:val="00E042CA"/>
    <w:rsid w:val="00E0597A"/>
    <w:rsid w:val="00E06251"/>
    <w:rsid w:val="00E07230"/>
    <w:rsid w:val="00E07B33"/>
    <w:rsid w:val="00E111F3"/>
    <w:rsid w:val="00E11F1A"/>
    <w:rsid w:val="00E1232F"/>
    <w:rsid w:val="00E13D28"/>
    <w:rsid w:val="00E148FB"/>
    <w:rsid w:val="00E160EB"/>
    <w:rsid w:val="00E1621F"/>
    <w:rsid w:val="00E166C0"/>
    <w:rsid w:val="00E17529"/>
    <w:rsid w:val="00E17BE0"/>
    <w:rsid w:val="00E2018C"/>
    <w:rsid w:val="00E22174"/>
    <w:rsid w:val="00E222A4"/>
    <w:rsid w:val="00E23686"/>
    <w:rsid w:val="00E2468A"/>
    <w:rsid w:val="00E24C22"/>
    <w:rsid w:val="00E268B5"/>
    <w:rsid w:val="00E268FA"/>
    <w:rsid w:val="00E307E3"/>
    <w:rsid w:val="00E3097C"/>
    <w:rsid w:val="00E325D8"/>
    <w:rsid w:val="00E3270A"/>
    <w:rsid w:val="00E3279D"/>
    <w:rsid w:val="00E359CF"/>
    <w:rsid w:val="00E35E18"/>
    <w:rsid w:val="00E370E3"/>
    <w:rsid w:val="00E37123"/>
    <w:rsid w:val="00E40445"/>
    <w:rsid w:val="00E40E0D"/>
    <w:rsid w:val="00E41919"/>
    <w:rsid w:val="00E4364C"/>
    <w:rsid w:val="00E4409F"/>
    <w:rsid w:val="00E44721"/>
    <w:rsid w:val="00E4625B"/>
    <w:rsid w:val="00E46571"/>
    <w:rsid w:val="00E50C8E"/>
    <w:rsid w:val="00E51693"/>
    <w:rsid w:val="00E51CF6"/>
    <w:rsid w:val="00E52989"/>
    <w:rsid w:val="00E52D46"/>
    <w:rsid w:val="00E53089"/>
    <w:rsid w:val="00E54C90"/>
    <w:rsid w:val="00E56CDC"/>
    <w:rsid w:val="00E572D5"/>
    <w:rsid w:val="00E613D7"/>
    <w:rsid w:val="00E6287C"/>
    <w:rsid w:val="00E637A5"/>
    <w:rsid w:val="00E65087"/>
    <w:rsid w:val="00E651B3"/>
    <w:rsid w:val="00E65232"/>
    <w:rsid w:val="00E655C6"/>
    <w:rsid w:val="00E6754A"/>
    <w:rsid w:val="00E67B60"/>
    <w:rsid w:val="00E70E13"/>
    <w:rsid w:val="00E7234E"/>
    <w:rsid w:val="00E7399D"/>
    <w:rsid w:val="00E74445"/>
    <w:rsid w:val="00E74F04"/>
    <w:rsid w:val="00E753CF"/>
    <w:rsid w:val="00E755DC"/>
    <w:rsid w:val="00E758BC"/>
    <w:rsid w:val="00E75FE1"/>
    <w:rsid w:val="00E76FED"/>
    <w:rsid w:val="00E77058"/>
    <w:rsid w:val="00E80BA9"/>
    <w:rsid w:val="00E80DC5"/>
    <w:rsid w:val="00E81E3C"/>
    <w:rsid w:val="00E8230F"/>
    <w:rsid w:val="00E824D9"/>
    <w:rsid w:val="00E83F86"/>
    <w:rsid w:val="00E8494F"/>
    <w:rsid w:val="00E85633"/>
    <w:rsid w:val="00E85A35"/>
    <w:rsid w:val="00E8673C"/>
    <w:rsid w:val="00E868AB"/>
    <w:rsid w:val="00E87274"/>
    <w:rsid w:val="00E8744C"/>
    <w:rsid w:val="00E87EEA"/>
    <w:rsid w:val="00E905E6"/>
    <w:rsid w:val="00E9089D"/>
    <w:rsid w:val="00E91449"/>
    <w:rsid w:val="00E91572"/>
    <w:rsid w:val="00E931AB"/>
    <w:rsid w:val="00E93AAF"/>
    <w:rsid w:val="00E94A5C"/>
    <w:rsid w:val="00E95DA2"/>
    <w:rsid w:val="00EA0A21"/>
    <w:rsid w:val="00EA307E"/>
    <w:rsid w:val="00EA48B8"/>
    <w:rsid w:val="00EA4A4E"/>
    <w:rsid w:val="00EA4CCD"/>
    <w:rsid w:val="00EA601A"/>
    <w:rsid w:val="00EA7BEF"/>
    <w:rsid w:val="00EA7F3C"/>
    <w:rsid w:val="00EB0052"/>
    <w:rsid w:val="00EB0155"/>
    <w:rsid w:val="00EB05E2"/>
    <w:rsid w:val="00EB06E3"/>
    <w:rsid w:val="00EB17A3"/>
    <w:rsid w:val="00EB1B3F"/>
    <w:rsid w:val="00EB1DEC"/>
    <w:rsid w:val="00EB24CB"/>
    <w:rsid w:val="00EB2F0B"/>
    <w:rsid w:val="00EB3354"/>
    <w:rsid w:val="00EB3AF2"/>
    <w:rsid w:val="00EB49B8"/>
    <w:rsid w:val="00EB599E"/>
    <w:rsid w:val="00EB66A8"/>
    <w:rsid w:val="00EB732D"/>
    <w:rsid w:val="00EC1168"/>
    <w:rsid w:val="00EC2672"/>
    <w:rsid w:val="00EC270B"/>
    <w:rsid w:val="00EC2F7F"/>
    <w:rsid w:val="00EC3E33"/>
    <w:rsid w:val="00EC424D"/>
    <w:rsid w:val="00EC54D6"/>
    <w:rsid w:val="00EC6549"/>
    <w:rsid w:val="00EC6857"/>
    <w:rsid w:val="00ED1861"/>
    <w:rsid w:val="00ED1C2D"/>
    <w:rsid w:val="00ED2308"/>
    <w:rsid w:val="00ED39A8"/>
    <w:rsid w:val="00ED403A"/>
    <w:rsid w:val="00ED49A9"/>
    <w:rsid w:val="00ED70F9"/>
    <w:rsid w:val="00ED75C1"/>
    <w:rsid w:val="00ED7C0E"/>
    <w:rsid w:val="00EE00B9"/>
    <w:rsid w:val="00EE0395"/>
    <w:rsid w:val="00EE17C8"/>
    <w:rsid w:val="00EE2E8C"/>
    <w:rsid w:val="00EE4D29"/>
    <w:rsid w:val="00EE50AE"/>
    <w:rsid w:val="00EE52A8"/>
    <w:rsid w:val="00EE699D"/>
    <w:rsid w:val="00EE6BFF"/>
    <w:rsid w:val="00EF1CF1"/>
    <w:rsid w:val="00EF1E4E"/>
    <w:rsid w:val="00EF2DA2"/>
    <w:rsid w:val="00EF324A"/>
    <w:rsid w:val="00EF3B52"/>
    <w:rsid w:val="00EF434A"/>
    <w:rsid w:val="00EF4E11"/>
    <w:rsid w:val="00EF5110"/>
    <w:rsid w:val="00EF53A0"/>
    <w:rsid w:val="00EF6655"/>
    <w:rsid w:val="00EF7BDF"/>
    <w:rsid w:val="00F00537"/>
    <w:rsid w:val="00F00574"/>
    <w:rsid w:val="00F00978"/>
    <w:rsid w:val="00F0122B"/>
    <w:rsid w:val="00F02106"/>
    <w:rsid w:val="00F0267D"/>
    <w:rsid w:val="00F029EF"/>
    <w:rsid w:val="00F03EAD"/>
    <w:rsid w:val="00F048CF"/>
    <w:rsid w:val="00F054D2"/>
    <w:rsid w:val="00F05BF5"/>
    <w:rsid w:val="00F06F57"/>
    <w:rsid w:val="00F07FC8"/>
    <w:rsid w:val="00F10C00"/>
    <w:rsid w:val="00F1100F"/>
    <w:rsid w:val="00F1182C"/>
    <w:rsid w:val="00F11877"/>
    <w:rsid w:val="00F12F6A"/>
    <w:rsid w:val="00F13001"/>
    <w:rsid w:val="00F13925"/>
    <w:rsid w:val="00F147B6"/>
    <w:rsid w:val="00F15A1F"/>
    <w:rsid w:val="00F17220"/>
    <w:rsid w:val="00F17709"/>
    <w:rsid w:val="00F179CC"/>
    <w:rsid w:val="00F2118D"/>
    <w:rsid w:val="00F21C00"/>
    <w:rsid w:val="00F2217E"/>
    <w:rsid w:val="00F22737"/>
    <w:rsid w:val="00F23FBD"/>
    <w:rsid w:val="00F242B7"/>
    <w:rsid w:val="00F246C5"/>
    <w:rsid w:val="00F26128"/>
    <w:rsid w:val="00F27268"/>
    <w:rsid w:val="00F30DD3"/>
    <w:rsid w:val="00F31BD4"/>
    <w:rsid w:val="00F322DF"/>
    <w:rsid w:val="00F34C77"/>
    <w:rsid w:val="00F3598C"/>
    <w:rsid w:val="00F35DCA"/>
    <w:rsid w:val="00F36D63"/>
    <w:rsid w:val="00F37E9B"/>
    <w:rsid w:val="00F37FE5"/>
    <w:rsid w:val="00F40248"/>
    <w:rsid w:val="00F41091"/>
    <w:rsid w:val="00F415BB"/>
    <w:rsid w:val="00F42484"/>
    <w:rsid w:val="00F424A1"/>
    <w:rsid w:val="00F42CC9"/>
    <w:rsid w:val="00F43038"/>
    <w:rsid w:val="00F44123"/>
    <w:rsid w:val="00F45F68"/>
    <w:rsid w:val="00F4687B"/>
    <w:rsid w:val="00F46AB3"/>
    <w:rsid w:val="00F46F3D"/>
    <w:rsid w:val="00F50159"/>
    <w:rsid w:val="00F517A7"/>
    <w:rsid w:val="00F51B9B"/>
    <w:rsid w:val="00F52A5E"/>
    <w:rsid w:val="00F53BFD"/>
    <w:rsid w:val="00F53F23"/>
    <w:rsid w:val="00F54004"/>
    <w:rsid w:val="00F55679"/>
    <w:rsid w:val="00F5625F"/>
    <w:rsid w:val="00F565B7"/>
    <w:rsid w:val="00F570A2"/>
    <w:rsid w:val="00F57A7E"/>
    <w:rsid w:val="00F60410"/>
    <w:rsid w:val="00F60AC8"/>
    <w:rsid w:val="00F61F81"/>
    <w:rsid w:val="00F62727"/>
    <w:rsid w:val="00F62B99"/>
    <w:rsid w:val="00F62F5A"/>
    <w:rsid w:val="00F65D7E"/>
    <w:rsid w:val="00F70071"/>
    <w:rsid w:val="00F7054A"/>
    <w:rsid w:val="00F70847"/>
    <w:rsid w:val="00F71AB3"/>
    <w:rsid w:val="00F75C35"/>
    <w:rsid w:val="00F760C1"/>
    <w:rsid w:val="00F80869"/>
    <w:rsid w:val="00F81984"/>
    <w:rsid w:val="00F81CAC"/>
    <w:rsid w:val="00F8233B"/>
    <w:rsid w:val="00F83B22"/>
    <w:rsid w:val="00F86DC3"/>
    <w:rsid w:val="00F935FD"/>
    <w:rsid w:val="00F949D7"/>
    <w:rsid w:val="00F954D1"/>
    <w:rsid w:val="00F95AF8"/>
    <w:rsid w:val="00F965B9"/>
    <w:rsid w:val="00FA1A57"/>
    <w:rsid w:val="00FA2032"/>
    <w:rsid w:val="00FA2645"/>
    <w:rsid w:val="00FA4C41"/>
    <w:rsid w:val="00FA5E85"/>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B8A"/>
    <w:rsid w:val="00FC1D63"/>
    <w:rsid w:val="00FC2CFD"/>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1EC2"/>
    <w:rsid w:val="00FE2BFB"/>
    <w:rsid w:val="00FE5FAB"/>
    <w:rsid w:val="00FE6900"/>
    <w:rsid w:val="00FE7BFF"/>
    <w:rsid w:val="00FF0AB0"/>
    <w:rsid w:val="00FF1904"/>
    <w:rsid w:val="00FF1A55"/>
    <w:rsid w:val="00FF2A70"/>
    <w:rsid w:val="00FF3F24"/>
    <w:rsid w:val="00FF4B18"/>
    <w:rsid w:val="00FF5131"/>
    <w:rsid w:val="00FF5CE2"/>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2CAF"/>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B75799"/>
    <w:pPr>
      <w:spacing w:line="480" w:lineRule="auto"/>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35276282">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52853001">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06098994">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38341376">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72059208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07542738">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89351014">
      <w:bodyDiv w:val="1"/>
      <w:marLeft w:val="0"/>
      <w:marRight w:val="0"/>
      <w:marTop w:val="0"/>
      <w:marBottom w:val="0"/>
      <w:divBdr>
        <w:top w:val="none" w:sz="0" w:space="0" w:color="auto"/>
        <w:left w:val="none" w:sz="0" w:space="0" w:color="auto"/>
        <w:bottom w:val="none" w:sz="0" w:space="0" w:color="auto"/>
        <w:right w:val="none" w:sz="0" w:space="0" w:color="auto"/>
      </w:divBdr>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1962108991">
      <w:bodyDiv w:val="1"/>
      <w:marLeft w:val="0"/>
      <w:marRight w:val="0"/>
      <w:marTop w:val="0"/>
      <w:marBottom w:val="0"/>
      <w:divBdr>
        <w:top w:val="none" w:sz="0" w:space="0" w:color="auto"/>
        <w:left w:val="none" w:sz="0" w:space="0" w:color="auto"/>
        <w:bottom w:val="none" w:sz="0" w:space="0" w:color="auto"/>
        <w:right w:val="none" w:sz="0" w:space="0" w:color="auto"/>
      </w:divBdr>
    </w:div>
    <w:div w:id="2021159148">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EA83-99B4-7B40-88DF-6FCBCF6C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45</Pages>
  <Words>40466</Words>
  <Characters>230662</Characters>
  <Application>Microsoft Office Word</Application>
  <DocSecurity>0</DocSecurity>
  <Lines>1922</Lines>
  <Paragraphs>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O'Meara, Brian C</cp:lastModifiedBy>
  <cp:revision>19</cp:revision>
  <dcterms:created xsi:type="dcterms:W3CDTF">2022-07-04T11:52:00Z</dcterms:created>
  <dcterms:modified xsi:type="dcterms:W3CDTF">2022-07-06T16:49:00Z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id="h2S6ET81"/&gt;&lt;style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